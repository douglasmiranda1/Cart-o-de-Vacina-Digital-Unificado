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66A8" w14:textId="3F3033B2" w:rsidR="002E1779" w:rsidRPr="00CB3B3A" w:rsidRDefault="00CB3B3A">
      <w:pPr>
        <w:pStyle w:val="Ttulo"/>
        <w:jc w:val="right"/>
        <w:outlineLvl w:val="0"/>
        <w:rPr>
          <w:rFonts w:cs="Arial"/>
          <w:lang w:val="pt-BR"/>
        </w:rPr>
      </w:pPr>
      <w:r>
        <w:rPr>
          <w:rFonts w:cs="Arial"/>
          <w:lang w:val="pt-BR"/>
        </w:rPr>
        <w:t>CVDU – Cartão de Vacinas Digital Unificado</w:t>
      </w:r>
    </w:p>
    <w:p w14:paraId="091F042A" w14:textId="7C92C265" w:rsidR="002E1779" w:rsidRPr="00984618" w:rsidRDefault="002E1779">
      <w:pPr>
        <w:pStyle w:val="Ttulo"/>
        <w:jc w:val="right"/>
        <w:outlineLvl w:val="0"/>
        <w:rPr>
          <w:rFonts w:cs="Arial"/>
          <w:sz w:val="28"/>
          <w:szCs w:val="16"/>
          <w:lang w:val="pt-BR"/>
        </w:rPr>
      </w:pPr>
      <w:r w:rsidRPr="00984618">
        <w:rPr>
          <w:rFonts w:cs="Arial"/>
          <w:sz w:val="28"/>
          <w:szCs w:val="16"/>
          <w:lang w:val="pt-BR"/>
        </w:rPr>
        <w:t xml:space="preserve">Especificação de Caso de Uso: </w:t>
      </w:r>
      <w:r w:rsidR="00CB3B3A" w:rsidRPr="00984618">
        <w:rPr>
          <w:rFonts w:cs="Arial"/>
          <w:sz w:val="28"/>
          <w:szCs w:val="16"/>
          <w:lang w:val="pt-BR"/>
        </w:rPr>
        <w:t>Consulta</w:t>
      </w:r>
      <w:r w:rsidR="00984618" w:rsidRPr="00984618">
        <w:rPr>
          <w:rFonts w:cs="Arial"/>
          <w:sz w:val="28"/>
          <w:szCs w:val="16"/>
          <w:lang w:val="pt-BR"/>
        </w:rPr>
        <w:t>, Alteração e</w:t>
      </w:r>
      <w:r w:rsidR="00CB3B3A" w:rsidRPr="00984618">
        <w:rPr>
          <w:rFonts w:cs="Arial"/>
          <w:sz w:val="28"/>
          <w:szCs w:val="16"/>
          <w:lang w:val="pt-BR"/>
        </w:rPr>
        <w:t xml:space="preserve"> Inserção</w:t>
      </w:r>
    </w:p>
    <w:p w14:paraId="05EF7D87" w14:textId="77777777" w:rsidR="002E1779" w:rsidRPr="00CB3B3A" w:rsidRDefault="002E1779">
      <w:pPr>
        <w:pStyle w:val="Ttulo"/>
        <w:jc w:val="right"/>
        <w:rPr>
          <w:rFonts w:cs="Arial"/>
          <w:lang w:val="pt-BR"/>
        </w:rPr>
      </w:pPr>
    </w:p>
    <w:p w14:paraId="4FAF5558" w14:textId="77777777" w:rsidR="002E1779" w:rsidRPr="00984618" w:rsidRDefault="002E1779">
      <w:pPr>
        <w:pStyle w:val="Ttulo"/>
        <w:jc w:val="right"/>
        <w:outlineLvl w:val="0"/>
        <w:rPr>
          <w:rFonts w:cs="Arial"/>
          <w:sz w:val="24"/>
          <w:szCs w:val="18"/>
          <w:lang w:val="pt-BR"/>
        </w:rPr>
      </w:pPr>
      <w:r w:rsidRPr="00984618">
        <w:rPr>
          <w:rFonts w:cs="Arial"/>
          <w:sz w:val="24"/>
          <w:szCs w:val="18"/>
          <w:lang w:val="pt-BR"/>
        </w:rPr>
        <w:t>Versão &lt;1.0&gt;</w:t>
      </w:r>
    </w:p>
    <w:p w14:paraId="1469FEBE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415E7678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5FF3C351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2598DF95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74C612D8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0E0DCF8D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42DFFF02" w14:textId="77777777" w:rsidR="002E1779" w:rsidRPr="00CB3B3A" w:rsidRDefault="002E1779">
      <w:pPr>
        <w:rPr>
          <w:rFonts w:ascii="Arial" w:hAnsi="Arial" w:cs="Arial"/>
          <w:lang w:val="pt-BR"/>
        </w:rPr>
        <w:sectPr w:rsidR="002E1779" w:rsidRPr="00CB3B3A">
          <w:headerReference w:type="default" r:id="rId8"/>
          <w:footerReference w:type="even" r:id="rId9"/>
          <w:type w:val="oddPage"/>
          <w:pgSz w:w="11907" w:h="16840" w:code="9"/>
          <w:pgMar w:top="1440" w:right="1440" w:bottom="1440" w:left="1440" w:header="720" w:footer="720" w:gutter="0"/>
          <w:cols w:space="720"/>
          <w:vAlign w:val="center"/>
        </w:sectPr>
      </w:pPr>
    </w:p>
    <w:p w14:paraId="2646BEB4" w14:textId="77777777" w:rsidR="002E1779" w:rsidRPr="00CB3B3A" w:rsidRDefault="002E1779">
      <w:pPr>
        <w:pStyle w:val="Ttulo"/>
        <w:outlineLvl w:val="0"/>
        <w:rPr>
          <w:rFonts w:cs="Arial"/>
          <w:lang w:val="pt-BR"/>
        </w:rPr>
      </w:pPr>
      <w:r w:rsidRPr="00CB3B3A">
        <w:rPr>
          <w:rFonts w:cs="Arial"/>
          <w:lang w:val="pt-BR"/>
        </w:rPr>
        <w:lastRenderedPageBreak/>
        <w:t>Histórico de Revisão</w:t>
      </w:r>
    </w:p>
    <w:p w14:paraId="030EC41B" w14:textId="77777777" w:rsidR="002E1779" w:rsidRPr="00CB3B3A" w:rsidRDefault="002E1779">
      <w:pPr>
        <w:rPr>
          <w:rFonts w:ascii="Arial" w:hAnsi="Arial" w:cs="Arial"/>
          <w:lang w:val="pt-BR"/>
        </w:rPr>
      </w:pPr>
    </w:p>
    <w:tbl>
      <w:tblPr>
        <w:tblW w:w="9731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5"/>
        <w:gridCol w:w="1570"/>
        <w:gridCol w:w="4870"/>
        <w:gridCol w:w="2036"/>
      </w:tblGrid>
      <w:tr w:rsidR="002E1779" w:rsidRPr="00CB3B3A" w14:paraId="388A8D51" w14:textId="77777777" w:rsidTr="00CB3B3A">
        <w:trPr>
          <w:trHeight w:val="240"/>
        </w:trPr>
        <w:tc>
          <w:tcPr>
            <w:tcW w:w="1255" w:type="dxa"/>
            <w:shd w:val="clear" w:color="auto" w:fill="D9D9D9"/>
          </w:tcPr>
          <w:p w14:paraId="6885E293" w14:textId="77777777" w:rsidR="002E1779" w:rsidRPr="00CB3B3A" w:rsidRDefault="002E1779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CB3B3A">
              <w:rPr>
                <w:rFonts w:ascii="Arial" w:hAnsi="Arial" w:cs="Arial"/>
                <w:b/>
                <w:bCs/>
                <w:lang w:val="pt-BR"/>
              </w:rPr>
              <w:t>Data</w:t>
            </w:r>
          </w:p>
        </w:tc>
        <w:tc>
          <w:tcPr>
            <w:tcW w:w="1570" w:type="dxa"/>
            <w:shd w:val="clear" w:color="auto" w:fill="D9D9D9"/>
          </w:tcPr>
          <w:p w14:paraId="73520608" w14:textId="77777777" w:rsidR="002E1779" w:rsidRPr="00CB3B3A" w:rsidRDefault="002E1779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CB3B3A">
              <w:rPr>
                <w:rFonts w:ascii="Arial" w:hAnsi="Arial" w:cs="Arial"/>
                <w:b/>
                <w:bCs/>
                <w:lang w:val="pt-BR"/>
              </w:rPr>
              <w:t>Versão</w:t>
            </w:r>
          </w:p>
        </w:tc>
        <w:tc>
          <w:tcPr>
            <w:tcW w:w="4870" w:type="dxa"/>
            <w:shd w:val="clear" w:color="auto" w:fill="D9D9D9"/>
          </w:tcPr>
          <w:p w14:paraId="2CBE4F94" w14:textId="77777777" w:rsidR="002E1779" w:rsidRPr="00CB3B3A" w:rsidRDefault="002E1779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CB3B3A">
              <w:rPr>
                <w:rFonts w:ascii="Arial" w:hAnsi="Arial" w:cs="Arial"/>
                <w:b/>
                <w:bCs/>
                <w:lang w:val="pt-BR"/>
              </w:rPr>
              <w:t>Descrição</w:t>
            </w:r>
          </w:p>
        </w:tc>
        <w:tc>
          <w:tcPr>
            <w:tcW w:w="2036" w:type="dxa"/>
            <w:shd w:val="clear" w:color="auto" w:fill="D9D9D9"/>
          </w:tcPr>
          <w:p w14:paraId="1BFF9F2F" w14:textId="77777777" w:rsidR="002E1779" w:rsidRPr="00CB3B3A" w:rsidRDefault="002E1779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CB3B3A">
              <w:rPr>
                <w:rFonts w:ascii="Arial" w:hAnsi="Arial" w:cs="Arial"/>
                <w:b/>
                <w:bCs/>
                <w:lang w:val="pt-BR"/>
              </w:rPr>
              <w:t>Autor</w:t>
            </w:r>
          </w:p>
        </w:tc>
      </w:tr>
      <w:tr w:rsidR="00CB3B3A" w:rsidRPr="00CB3B3A" w14:paraId="2E4678DA" w14:textId="77777777" w:rsidTr="00CB3B3A">
        <w:trPr>
          <w:trHeight w:val="1515"/>
        </w:trPr>
        <w:tc>
          <w:tcPr>
            <w:tcW w:w="1255" w:type="dxa"/>
          </w:tcPr>
          <w:p w14:paraId="7E7CFE9F" w14:textId="77777777" w:rsidR="00CB3B3A" w:rsidRDefault="00CB3B3A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22/03/2021</w:t>
            </w:r>
          </w:p>
          <w:p w14:paraId="418EF087" w14:textId="29FFA515" w:rsidR="003C1152" w:rsidRDefault="003C1152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23/03/2021</w:t>
            </w:r>
          </w:p>
          <w:p w14:paraId="534EF77D" w14:textId="16832E2B" w:rsidR="003C1152" w:rsidRDefault="003C1152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24/03/2021</w:t>
            </w:r>
          </w:p>
          <w:p w14:paraId="2BDBAE96" w14:textId="76AC9670" w:rsidR="003C1152" w:rsidRDefault="003C1152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26/03/2021</w:t>
            </w:r>
          </w:p>
          <w:p w14:paraId="48B5F48E" w14:textId="01D0DC99" w:rsidR="003E67EE" w:rsidRDefault="003E67EE" w:rsidP="003E67EE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29/03/2021</w:t>
            </w:r>
          </w:p>
          <w:p w14:paraId="365C1B97" w14:textId="47EED1E9" w:rsidR="003C1152" w:rsidRPr="00CB3B3A" w:rsidRDefault="00564F56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02/06/2021</w:t>
            </w:r>
          </w:p>
        </w:tc>
        <w:tc>
          <w:tcPr>
            <w:tcW w:w="1570" w:type="dxa"/>
          </w:tcPr>
          <w:p w14:paraId="3FE0ADDF" w14:textId="77777777" w:rsidR="00CB3B3A" w:rsidRDefault="00CB3B3A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1.0.0</w:t>
            </w:r>
          </w:p>
          <w:p w14:paraId="1192D329" w14:textId="5D160A71" w:rsidR="003C1152" w:rsidRDefault="003C1152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1.0.</w:t>
            </w:r>
            <w:r w:rsidR="00251199">
              <w:rPr>
                <w:rFonts w:ascii="Arial" w:hAnsi="Arial" w:cs="Arial"/>
                <w:lang w:val="pt-BR"/>
              </w:rPr>
              <w:t>0</w:t>
            </w:r>
          </w:p>
          <w:p w14:paraId="373502EE" w14:textId="34EA2146" w:rsidR="003C1152" w:rsidRDefault="003C1152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1.0.</w:t>
            </w:r>
            <w:r w:rsidR="00251199">
              <w:rPr>
                <w:rFonts w:ascii="Arial" w:hAnsi="Arial" w:cs="Arial"/>
                <w:lang w:val="pt-BR"/>
              </w:rPr>
              <w:t>1</w:t>
            </w:r>
          </w:p>
          <w:p w14:paraId="044F4A21" w14:textId="77777777" w:rsidR="003C1152" w:rsidRDefault="003C1152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1.0.</w:t>
            </w:r>
            <w:r w:rsidR="00251199">
              <w:rPr>
                <w:rFonts w:ascii="Arial" w:hAnsi="Arial" w:cs="Arial"/>
                <w:lang w:val="pt-BR"/>
              </w:rPr>
              <w:t>2</w:t>
            </w:r>
          </w:p>
          <w:p w14:paraId="4AB746DC" w14:textId="77777777" w:rsidR="003E67EE" w:rsidRDefault="003E67EE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1.0.3</w:t>
            </w:r>
          </w:p>
          <w:p w14:paraId="069B4E6B" w14:textId="78A7E65D" w:rsidR="00564F56" w:rsidRPr="00CB3B3A" w:rsidRDefault="00564F56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1.0.4</w:t>
            </w:r>
          </w:p>
        </w:tc>
        <w:tc>
          <w:tcPr>
            <w:tcW w:w="4870" w:type="dxa"/>
          </w:tcPr>
          <w:p w14:paraId="0F1C1B31" w14:textId="0E1A5873" w:rsidR="00CB3B3A" w:rsidRPr="00CB3B3A" w:rsidRDefault="00CB3B3A" w:rsidP="00CB3B3A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Versão Inicial</w:t>
            </w:r>
          </w:p>
        </w:tc>
        <w:tc>
          <w:tcPr>
            <w:tcW w:w="2036" w:type="dxa"/>
          </w:tcPr>
          <w:p w14:paraId="69F83835" w14:textId="3C4B395A" w:rsidR="00CB3B3A" w:rsidRDefault="00CB3B3A" w:rsidP="00CB3B3A">
            <w:pPr>
              <w:spacing w:line="360" w:lineRule="auto"/>
              <w:rPr>
                <w:rFonts w:ascii="Arial" w:hAnsi="Arial" w:cs="Arial"/>
                <w:lang w:val="pt-BR"/>
              </w:rPr>
            </w:pPr>
            <w:r w:rsidRPr="00740097">
              <w:rPr>
                <w:rFonts w:ascii="Arial" w:hAnsi="Arial" w:cs="Arial"/>
                <w:lang w:val="pt-BR"/>
              </w:rPr>
              <w:t>Brenda Paraguaçú, Douglas Miranda,</w:t>
            </w:r>
          </w:p>
          <w:p w14:paraId="2CE3F2E2" w14:textId="6A0AD9D7" w:rsidR="00564F56" w:rsidRPr="00740097" w:rsidRDefault="00564F56" w:rsidP="00CB3B3A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Leonardo da silva</w:t>
            </w:r>
          </w:p>
          <w:p w14:paraId="444BE2BE" w14:textId="5C3D71FF" w:rsidR="00CB3B3A" w:rsidRPr="00CB3B3A" w:rsidRDefault="00CB3B3A" w:rsidP="00CB3B3A">
            <w:pPr>
              <w:rPr>
                <w:rFonts w:ascii="Arial" w:hAnsi="Arial" w:cs="Arial"/>
                <w:lang w:val="pt-BR"/>
              </w:rPr>
            </w:pPr>
            <w:r w:rsidRPr="00740097">
              <w:rPr>
                <w:rFonts w:ascii="Arial" w:hAnsi="Arial" w:cs="Arial"/>
                <w:lang w:val="pt-BR"/>
              </w:rPr>
              <w:t>Lucas Silva,</w:t>
            </w:r>
            <w:r w:rsidRPr="00740097">
              <w:rPr>
                <w:rFonts w:ascii="Arial" w:hAnsi="Arial" w:cs="Arial"/>
                <w:lang w:val="pt-BR"/>
              </w:rPr>
              <w:br/>
              <w:t>Luis Alberto</w:t>
            </w:r>
            <w:r w:rsidR="00564F56">
              <w:rPr>
                <w:rFonts w:ascii="Arial" w:hAnsi="Arial" w:cs="Arial"/>
                <w:lang w:val="pt-BR"/>
              </w:rPr>
              <w:br/>
            </w:r>
          </w:p>
        </w:tc>
      </w:tr>
    </w:tbl>
    <w:p w14:paraId="08CE1E40" w14:textId="77777777" w:rsidR="002E1779" w:rsidRPr="00CB3B3A" w:rsidRDefault="002E1779">
      <w:pPr>
        <w:rPr>
          <w:rFonts w:ascii="Arial" w:hAnsi="Arial" w:cs="Arial"/>
          <w:lang w:val="pt-BR"/>
        </w:rPr>
      </w:pPr>
    </w:p>
    <w:p w14:paraId="666B257C" w14:textId="77777777" w:rsidR="002E1779" w:rsidRPr="00CB3B3A" w:rsidRDefault="002E1779">
      <w:pPr>
        <w:pStyle w:val="Ttulo"/>
        <w:outlineLvl w:val="0"/>
        <w:rPr>
          <w:rFonts w:cs="Arial"/>
          <w:lang w:val="pt-BR"/>
        </w:rPr>
      </w:pPr>
      <w:r w:rsidRPr="00CB3B3A">
        <w:rPr>
          <w:rFonts w:cs="Arial"/>
          <w:lang w:val="pt-BR"/>
        </w:rPr>
        <w:br w:type="page"/>
      </w:r>
      <w:r w:rsidRPr="00CB3B3A">
        <w:rPr>
          <w:rFonts w:cs="Arial"/>
          <w:lang w:val="pt-BR"/>
        </w:rPr>
        <w:lastRenderedPageBreak/>
        <w:t>Sumário</w:t>
      </w:r>
    </w:p>
    <w:p w14:paraId="0C79D363" w14:textId="14B234BF" w:rsidR="00423CB1" w:rsidRPr="00423CB1" w:rsidRDefault="002E1779">
      <w:pPr>
        <w:pStyle w:val="Sumrio1"/>
        <w:tabs>
          <w:tab w:val="left" w:pos="432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r w:rsidRPr="00517CDD">
        <w:rPr>
          <w:rFonts w:ascii="Arial" w:hAnsi="Arial" w:cs="Arial"/>
          <w:sz w:val="24"/>
          <w:szCs w:val="24"/>
          <w:lang w:val="pt-BR"/>
        </w:rPr>
        <w:fldChar w:fldCharType="begin"/>
      </w:r>
      <w:r w:rsidRPr="00517CDD">
        <w:rPr>
          <w:rFonts w:ascii="Arial" w:hAnsi="Arial" w:cs="Arial"/>
          <w:sz w:val="24"/>
          <w:szCs w:val="24"/>
          <w:lang w:val="pt-BR"/>
        </w:rPr>
        <w:instrText xml:space="preserve"> TOC \o "1-3" \h \z </w:instrText>
      </w:r>
      <w:r w:rsidRPr="00517CDD">
        <w:rPr>
          <w:rFonts w:ascii="Arial" w:hAnsi="Arial" w:cs="Arial"/>
          <w:sz w:val="24"/>
          <w:szCs w:val="24"/>
          <w:lang w:val="pt-BR"/>
        </w:rPr>
        <w:fldChar w:fldCharType="separate"/>
      </w:r>
      <w:hyperlink w:anchor="_Toc73546055" w:history="1">
        <w:r w:rsidR="00423CB1"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1.</w:t>
        </w:r>
        <w:r w:rsidR="00423CB1"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="00423CB1"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Consulta, Alteração e Inserção</w:t>
        </w:r>
        <w:r w:rsidR="00423CB1"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23CB1"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23CB1"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_Toc73546055 \h </w:instrText>
        </w:r>
        <w:r w:rsidR="00423CB1"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="00423CB1"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423CB1"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AF41D3" w14:textId="57DAAE21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56" w:history="1"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1.1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Descrição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_Toc73546056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67D12B8" w14:textId="552A2576" w:rsidR="00423CB1" w:rsidRPr="00423CB1" w:rsidRDefault="00423CB1">
      <w:pPr>
        <w:pStyle w:val="Sumrio1"/>
        <w:tabs>
          <w:tab w:val="left" w:pos="432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57" w:history="1"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2.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Detalhamento dos Casos de Uso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_Toc73546057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743F93A" w14:textId="14D45B0C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58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2.1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Login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_Toc73546058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BD24DA" w14:textId="204915FB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59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2.2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Consultar Paciente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_Toc73546059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3B7F8F" w14:textId="70600D56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0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2.3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Inserir Dose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_Toc73546060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996BEA" w14:textId="203DF590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1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2.4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Alterar Registro Aplicação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_Toc73546061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DCDB71D" w14:textId="6AF66DC7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2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2.5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Cadastrar Paciente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_Toc73546062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F6BBD5" w14:textId="1227D4F4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3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2.6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Alterar Cadastro Paciente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_Toc73546063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90D495" w14:textId="20F81726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4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2.7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Cadastrar Vacina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_Toc73546064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2386225" w14:textId="652C866A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5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2.8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Alterar Cadastro Vacina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_Toc73546065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81A15C1" w14:textId="04EAA0C1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6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2.9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Cadastrar Funcionário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_Toc73546066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BC1981C" w14:textId="199BA7E5" w:rsidR="00423CB1" w:rsidRPr="00423CB1" w:rsidRDefault="00423CB1">
      <w:pPr>
        <w:pStyle w:val="Sumrio2"/>
        <w:tabs>
          <w:tab w:val="left" w:pos="120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7" w:history="1"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2.10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i/>
            <w:iCs/>
            <w:noProof/>
            <w:sz w:val="24"/>
            <w:szCs w:val="24"/>
            <w:lang w:val="pt-BR"/>
          </w:rPr>
          <w:t>Alterar Cadastro Funcionário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_Toc73546067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F51B8C" w14:textId="15B874C2" w:rsidR="00423CB1" w:rsidRPr="00423CB1" w:rsidRDefault="00423CB1">
      <w:pPr>
        <w:pStyle w:val="Sumrio1"/>
        <w:tabs>
          <w:tab w:val="left" w:pos="432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8" w:history="1"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3.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Interfaces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_Toc73546068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2EBE9A" w14:textId="77EA1B14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69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3.1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Tela de Login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_Toc73546069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52CD6C" w14:textId="72F692C9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0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3.2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Consulta Paciente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_Toc73546070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9F79E8" w14:textId="186967BD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1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3.3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Inserir Dose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_Toc73546071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1492AB" w14:textId="647C1F74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2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3.4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Alterar Registro Aplicação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_Toc73546072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4B9EB6" w14:textId="1F57C60B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3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3.5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Cadastrar Paciente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_Toc73546073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1477DF" w14:textId="343937E8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4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3.6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Alterar Dados Paciente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_Toc73546074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24771FD" w14:textId="50E97382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5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3.7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Cadastrar Vacina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_Toc73546075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ECD7CA" w14:textId="6FCF9328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6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3.8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Alterar Cadastro Vacina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_Toc73546076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E1F5B45" w14:textId="77AC8168" w:rsidR="00423CB1" w:rsidRPr="00423CB1" w:rsidRDefault="00423CB1">
      <w:pPr>
        <w:pStyle w:val="Sumrio2"/>
        <w:tabs>
          <w:tab w:val="left" w:pos="99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7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3.9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Cadastrar Funcionário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_Toc73546077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FD1558" w14:textId="4011055F" w:rsidR="00423CB1" w:rsidRPr="00423CB1" w:rsidRDefault="00423CB1">
      <w:pPr>
        <w:pStyle w:val="Sumrio2"/>
        <w:tabs>
          <w:tab w:val="left" w:pos="1200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8" w:history="1"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3.10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bCs/>
            <w:noProof/>
            <w:sz w:val="24"/>
            <w:szCs w:val="24"/>
            <w:lang w:val="pt-BR"/>
          </w:rPr>
          <w:t>Figura – Alterar Cadastro Funcionário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_Toc73546078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28C268" w14:textId="1068EEB6" w:rsidR="00423CB1" w:rsidRPr="00423CB1" w:rsidRDefault="00423CB1">
      <w:pPr>
        <w:pStyle w:val="Sumrio1"/>
        <w:tabs>
          <w:tab w:val="left" w:pos="432"/>
        </w:tabs>
        <w:rPr>
          <w:rFonts w:ascii="Arial" w:eastAsiaTheme="minorEastAsia" w:hAnsi="Arial" w:cs="Arial"/>
          <w:noProof/>
          <w:sz w:val="28"/>
          <w:szCs w:val="28"/>
          <w:lang w:val="pt-BR" w:eastAsia="pt-BR"/>
        </w:rPr>
      </w:pPr>
      <w:hyperlink w:anchor="_Toc73546079" w:history="1"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4.</w:t>
        </w:r>
        <w:r w:rsidRPr="00423CB1">
          <w:rPr>
            <w:rFonts w:ascii="Arial" w:eastAsiaTheme="minorEastAsia" w:hAnsi="Arial" w:cs="Arial"/>
            <w:noProof/>
            <w:sz w:val="28"/>
            <w:szCs w:val="28"/>
            <w:lang w:val="pt-BR" w:eastAsia="pt-BR"/>
          </w:rPr>
          <w:tab/>
        </w:r>
        <w:r w:rsidRPr="00423CB1">
          <w:rPr>
            <w:rStyle w:val="Hyperlink"/>
            <w:rFonts w:ascii="Arial" w:hAnsi="Arial" w:cs="Arial"/>
            <w:noProof/>
            <w:sz w:val="24"/>
            <w:szCs w:val="24"/>
            <w:lang w:val="pt-BR"/>
          </w:rPr>
          <w:t>Observações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_Toc73546079 \h </w:instrTex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0285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423C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2BB339" w14:textId="59B71022" w:rsidR="002E1779" w:rsidRPr="00CB3B3A" w:rsidRDefault="002E1779" w:rsidP="0023473C">
      <w:pPr>
        <w:rPr>
          <w:rFonts w:ascii="Arial" w:hAnsi="Arial" w:cs="Arial"/>
          <w:lang w:val="pt-BR"/>
        </w:rPr>
      </w:pPr>
      <w:r w:rsidRPr="00517CDD">
        <w:rPr>
          <w:rFonts w:ascii="Arial" w:hAnsi="Arial" w:cs="Arial"/>
          <w:sz w:val="24"/>
          <w:szCs w:val="24"/>
          <w:lang w:val="pt-BR"/>
        </w:rPr>
        <w:fldChar w:fldCharType="end"/>
      </w:r>
    </w:p>
    <w:p w14:paraId="64877762" w14:textId="0F9F2E4D" w:rsidR="002E1779" w:rsidRPr="00CB3B3A" w:rsidRDefault="002E1779">
      <w:pPr>
        <w:pStyle w:val="Ttulo"/>
        <w:outlineLvl w:val="0"/>
        <w:rPr>
          <w:rFonts w:cs="Arial"/>
          <w:lang w:val="pt-BR"/>
        </w:rPr>
      </w:pPr>
      <w:r w:rsidRPr="00CB3B3A">
        <w:rPr>
          <w:rFonts w:cs="Arial"/>
          <w:lang w:val="pt-BR"/>
        </w:rPr>
        <w:br w:type="page"/>
      </w:r>
      <w:r w:rsidRPr="00984618">
        <w:rPr>
          <w:rFonts w:cs="Arial"/>
          <w:sz w:val="28"/>
          <w:szCs w:val="16"/>
          <w:lang w:val="pt-BR"/>
        </w:rPr>
        <w:lastRenderedPageBreak/>
        <w:t>Especificação de Caso de Uso: &lt;</w:t>
      </w:r>
      <w:r w:rsidR="00CB3B3A" w:rsidRPr="00984618">
        <w:rPr>
          <w:rFonts w:cs="Arial"/>
          <w:sz w:val="28"/>
          <w:szCs w:val="16"/>
          <w:lang w:val="pt-BR"/>
        </w:rPr>
        <w:t>Consulta</w:t>
      </w:r>
      <w:r w:rsidR="00984618" w:rsidRPr="00984618">
        <w:rPr>
          <w:rFonts w:cs="Arial"/>
          <w:sz w:val="28"/>
          <w:szCs w:val="16"/>
          <w:lang w:val="pt-BR"/>
        </w:rPr>
        <w:t>, Alteração</w:t>
      </w:r>
      <w:r w:rsidR="00CB3B3A" w:rsidRPr="00984618">
        <w:rPr>
          <w:rFonts w:cs="Arial"/>
          <w:sz w:val="28"/>
          <w:szCs w:val="16"/>
          <w:lang w:val="pt-BR"/>
        </w:rPr>
        <w:t xml:space="preserve"> e Inserção</w:t>
      </w:r>
      <w:r w:rsidRPr="00984618">
        <w:rPr>
          <w:rFonts w:cs="Arial"/>
          <w:sz w:val="28"/>
          <w:szCs w:val="16"/>
          <w:lang w:val="pt-BR"/>
        </w:rPr>
        <w:t>&gt;</w:t>
      </w:r>
    </w:p>
    <w:p w14:paraId="3BFBD719" w14:textId="77777777" w:rsidR="002E1779" w:rsidRPr="00CB3B3A" w:rsidRDefault="002E1779">
      <w:pPr>
        <w:pStyle w:val="Corpodetexto"/>
        <w:rPr>
          <w:rFonts w:cs="Arial"/>
        </w:rPr>
      </w:pPr>
      <w:bookmarkStart w:id="0" w:name="_Toc534195096"/>
    </w:p>
    <w:p w14:paraId="4777B485" w14:textId="68F48B97" w:rsidR="002E1779" w:rsidRPr="00CB3B3A" w:rsidRDefault="00CB3B3A">
      <w:pPr>
        <w:pStyle w:val="Ttulo1"/>
        <w:rPr>
          <w:rFonts w:cs="Arial"/>
          <w:sz w:val="28"/>
          <w:szCs w:val="22"/>
          <w:lang w:val="pt-BR"/>
        </w:rPr>
      </w:pPr>
      <w:bookmarkStart w:id="1" w:name="_Toc73546055"/>
      <w:r w:rsidRPr="00CB3B3A">
        <w:rPr>
          <w:rFonts w:cs="Arial"/>
          <w:sz w:val="28"/>
          <w:szCs w:val="22"/>
          <w:lang w:val="pt-BR"/>
        </w:rPr>
        <w:t>Consulta</w:t>
      </w:r>
      <w:r w:rsidR="00984618">
        <w:rPr>
          <w:rFonts w:cs="Arial"/>
          <w:sz w:val="28"/>
          <w:szCs w:val="22"/>
          <w:lang w:val="pt-BR"/>
        </w:rPr>
        <w:t>, Alteração</w:t>
      </w:r>
      <w:r w:rsidRPr="00CB3B3A">
        <w:rPr>
          <w:rFonts w:cs="Arial"/>
          <w:sz w:val="28"/>
          <w:szCs w:val="22"/>
          <w:lang w:val="pt-BR"/>
        </w:rPr>
        <w:t xml:space="preserve"> e Inserção</w:t>
      </w:r>
      <w:bookmarkEnd w:id="1"/>
    </w:p>
    <w:p w14:paraId="1CAA29B0" w14:textId="348889E0" w:rsidR="00F7361A" w:rsidRPr="00F7361A" w:rsidRDefault="002E1779" w:rsidP="00F7361A">
      <w:pPr>
        <w:pStyle w:val="Ttulo2"/>
        <w:rPr>
          <w:rFonts w:cs="Arial"/>
          <w:sz w:val="24"/>
          <w:szCs w:val="24"/>
          <w:lang w:val="pt-BR"/>
        </w:rPr>
      </w:pPr>
      <w:bookmarkStart w:id="2" w:name="_Toc73546056"/>
      <w:r w:rsidRPr="00CB3B3A">
        <w:rPr>
          <w:rFonts w:cs="Arial"/>
          <w:sz w:val="24"/>
          <w:szCs w:val="24"/>
          <w:lang w:val="pt-BR"/>
        </w:rPr>
        <w:t>Descrição</w:t>
      </w:r>
      <w:bookmarkEnd w:id="2"/>
    </w:p>
    <w:p w14:paraId="577A00FC" w14:textId="19B149B8" w:rsidR="00CB3B3A" w:rsidRDefault="00CB3B3A" w:rsidP="00CB3B3A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10734C">
        <w:rPr>
          <w:rFonts w:ascii="Arial" w:hAnsi="Arial" w:cs="Arial"/>
          <w:sz w:val="24"/>
          <w:szCs w:val="24"/>
          <w:lang w:val="pt-BR"/>
        </w:rPr>
        <w:tab/>
        <w:t>Os casos de uso a seguir relatam o processo de consulta e alteração dentro do sistema CVDU, no qual o profissional de saúde poderá fazer verificações e alterações no cartão de vacinas digital dos pacientes que chegarem para um atendimento.</w:t>
      </w:r>
    </w:p>
    <w:p w14:paraId="4165C9BF" w14:textId="0592E27A" w:rsidR="00112FDD" w:rsidRPr="00112FDD" w:rsidRDefault="00112FDD" w:rsidP="00112FDD">
      <w:pPr>
        <w:spacing w:line="360" w:lineRule="auto"/>
        <w:jc w:val="center"/>
        <w:rPr>
          <w:rFonts w:ascii="Arial" w:hAnsi="Arial" w:cs="Arial"/>
          <w:lang w:val="pt-BR"/>
        </w:rPr>
      </w:pPr>
      <w:r w:rsidRPr="00112FDD">
        <w:rPr>
          <w:rFonts w:ascii="Arial" w:hAnsi="Arial" w:cs="Arial"/>
          <w:lang w:val="pt-BR"/>
        </w:rPr>
        <w:t xml:space="preserve">Figura 1 – Diagrama de </w:t>
      </w:r>
      <w:r>
        <w:rPr>
          <w:rFonts w:ascii="Arial" w:hAnsi="Arial" w:cs="Arial"/>
          <w:lang w:val="pt-BR"/>
        </w:rPr>
        <w:t>c</w:t>
      </w:r>
      <w:r w:rsidRPr="00112FDD">
        <w:rPr>
          <w:rFonts w:ascii="Arial" w:hAnsi="Arial" w:cs="Arial"/>
          <w:lang w:val="pt-BR"/>
        </w:rPr>
        <w:t xml:space="preserve">asos de </w:t>
      </w:r>
      <w:r>
        <w:rPr>
          <w:rFonts w:ascii="Arial" w:hAnsi="Arial" w:cs="Arial"/>
          <w:lang w:val="pt-BR"/>
        </w:rPr>
        <w:t>u</w:t>
      </w:r>
      <w:r w:rsidRPr="00112FDD">
        <w:rPr>
          <w:rFonts w:ascii="Arial" w:hAnsi="Arial" w:cs="Arial"/>
          <w:lang w:val="pt-BR"/>
        </w:rPr>
        <w:t>so</w:t>
      </w:r>
      <w:r>
        <w:rPr>
          <w:rFonts w:ascii="Arial" w:hAnsi="Arial" w:cs="Arial"/>
          <w:lang w:val="pt-BR"/>
        </w:rPr>
        <w:t xml:space="preserve"> </w:t>
      </w:r>
      <w:r w:rsidR="00A2304A">
        <w:rPr>
          <w:rFonts w:ascii="Arial" w:hAnsi="Arial" w:cs="Arial"/>
          <w:lang w:val="pt-BR"/>
        </w:rPr>
        <w:t>gerente</w:t>
      </w:r>
    </w:p>
    <w:p w14:paraId="6D57281C" w14:textId="2D347299" w:rsidR="00112FDD" w:rsidRDefault="00B30044" w:rsidP="00FE6752">
      <w:pPr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10263C4D" wp14:editId="269F787D">
            <wp:extent cx="6552520" cy="318516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754" cy="32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59B1" w14:textId="38EDAD5E" w:rsidR="004826E2" w:rsidRDefault="00112FDD" w:rsidP="00112FDD">
      <w:pPr>
        <w:spacing w:line="360" w:lineRule="auto"/>
        <w:jc w:val="center"/>
        <w:rPr>
          <w:rFonts w:ascii="Arial" w:hAnsi="Arial" w:cs="Arial"/>
          <w:lang w:val="pt-BR"/>
        </w:rPr>
      </w:pPr>
      <w:r w:rsidRPr="00112FDD">
        <w:rPr>
          <w:rFonts w:ascii="Arial" w:hAnsi="Arial" w:cs="Arial"/>
          <w:lang w:val="pt-BR"/>
        </w:rPr>
        <w:t xml:space="preserve">Figura </w:t>
      </w:r>
      <w:r>
        <w:rPr>
          <w:rFonts w:ascii="Arial" w:hAnsi="Arial" w:cs="Arial"/>
          <w:lang w:val="pt-BR"/>
        </w:rPr>
        <w:t>2</w:t>
      </w:r>
      <w:r w:rsidRPr="00112FDD">
        <w:rPr>
          <w:rFonts w:ascii="Arial" w:hAnsi="Arial" w:cs="Arial"/>
          <w:lang w:val="pt-BR"/>
        </w:rPr>
        <w:t xml:space="preserve"> – Diagrama de </w:t>
      </w:r>
      <w:r>
        <w:rPr>
          <w:rFonts w:ascii="Arial" w:hAnsi="Arial" w:cs="Arial"/>
          <w:lang w:val="pt-BR"/>
        </w:rPr>
        <w:t>c</w:t>
      </w:r>
      <w:r w:rsidRPr="00112FDD">
        <w:rPr>
          <w:rFonts w:ascii="Arial" w:hAnsi="Arial" w:cs="Arial"/>
          <w:lang w:val="pt-BR"/>
        </w:rPr>
        <w:t xml:space="preserve">asos de </w:t>
      </w:r>
      <w:r>
        <w:rPr>
          <w:rFonts w:ascii="Arial" w:hAnsi="Arial" w:cs="Arial"/>
          <w:lang w:val="pt-BR"/>
        </w:rPr>
        <w:t>u</w:t>
      </w:r>
      <w:r w:rsidRPr="00112FDD">
        <w:rPr>
          <w:rFonts w:ascii="Arial" w:hAnsi="Arial" w:cs="Arial"/>
          <w:lang w:val="pt-BR"/>
        </w:rPr>
        <w:t>so</w:t>
      </w:r>
      <w:r>
        <w:rPr>
          <w:rFonts w:ascii="Arial" w:hAnsi="Arial" w:cs="Arial"/>
          <w:lang w:val="pt-BR"/>
        </w:rPr>
        <w:t xml:space="preserve"> do</w:t>
      </w:r>
      <w:r w:rsidR="0046376C">
        <w:rPr>
          <w:rFonts w:ascii="Arial" w:hAnsi="Arial" w:cs="Arial"/>
          <w:lang w:val="pt-BR"/>
        </w:rPr>
        <w:t xml:space="preserve"> </w:t>
      </w:r>
      <w:r w:rsidR="00A2304A">
        <w:rPr>
          <w:rFonts w:ascii="Arial" w:hAnsi="Arial" w:cs="Arial"/>
          <w:lang w:val="pt-BR"/>
        </w:rPr>
        <w:t>Aplicador</w:t>
      </w:r>
    </w:p>
    <w:p w14:paraId="28AD0ED4" w14:textId="3510DE49" w:rsidR="007A156C" w:rsidRPr="00FE6752" w:rsidRDefault="00D31477" w:rsidP="007A156C">
      <w:pPr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73A8F0F2" wp14:editId="3A1B1B92">
            <wp:extent cx="6545536" cy="2735580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943" cy="27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E2AE" w14:textId="42FA96B1" w:rsidR="00F7361A" w:rsidRDefault="00112FDD" w:rsidP="00F7361A">
      <w:pPr>
        <w:pStyle w:val="Ttulo1"/>
        <w:rPr>
          <w:rFonts w:cs="Arial"/>
          <w:sz w:val="28"/>
          <w:szCs w:val="22"/>
          <w:lang w:val="pt-BR"/>
        </w:rPr>
      </w:pPr>
      <w:bookmarkStart w:id="3" w:name="_Toc73546057"/>
      <w:r>
        <w:rPr>
          <w:rFonts w:cs="Arial"/>
          <w:sz w:val="28"/>
          <w:szCs w:val="22"/>
          <w:lang w:val="pt-BR"/>
        </w:rPr>
        <w:lastRenderedPageBreak/>
        <w:t>Detalhamento dos Casos de Uso</w:t>
      </w:r>
      <w:bookmarkEnd w:id="3"/>
    </w:p>
    <w:p w14:paraId="2273D227" w14:textId="77777777" w:rsidR="00D56C3F" w:rsidRPr="00D56C3F" w:rsidRDefault="00D56C3F" w:rsidP="00D56C3F">
      <w:pPr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EC558E" w:rsidRPr="00824B96" w14:paraId="38855E16" w14:textId="77777777" w:rsidTr="00705A6E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6830F8B8" w14:textId="77777777" w:rsidR="00EC558E" w:rsidRPr="00824B96" w:rsidRDefault="00EC558E" w:rsidP="00705A6E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39C298B0" w14:textId="43F7D745" w:rsidR="00EC558E" w:rsidRPr="00FC3AFF" w:rsidRDefault="00EC558E" w:rsidP="00705A6E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4" w:name="_Toc73546058"/>
            <w:r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Login</w:t>
            </w:r>
            <w:bookmarkEnd w:id="4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79687CB6" w14:textId="77777777" w:rsidR="00EC558E" w:rsidRPr="00824B96" w:rsidRDefault="00EC558E" w:rsidP="00705A6E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Nº: 01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4AA5AA17" w14:textId="77777777" w:rsidTr="00705A6E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73127" w14:textId="77777777" w:rsidR="00EC558E" w:rsidRPr="00824B96" w:rsidRDefault="00EC558E" w:rsidP="00705A6E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EC558E" w:rsidRPr="00824B96" w14:paraId="1D355652" w14:textId="77777777" w:rsidTr="00705A6E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B172F" w14:textId="739CCE12" w:rsidR="00EC558E" w:rsidRPr="00824B96" w:rsidRDefault="00EC558E" w:rsidP="00705A6E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Faz a consulta do usuário no banco de dados e caso </w:t>
            </w:r>
            <w:r w:rsidR="00F77E2A">
              <w:rPr>
                <w:rFonts w:ascii="Verdana" w:eastAsia="Verdana" w:hAnsi="Verdana" w:cs="Verdana"/>
                <w:sz w:val="16"/>
                <w:lang w:val="pt-BR"/>
              </w:rPr>
              <w:t xml:space="preserve">ele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esteja presente nele inicia a sua sessão.</w:t>
            </w:r>
          </w:p>
        </w:tc>
      </w:tr>
      <w:tr w:rsidR="00EC558E" w:rsidRPr="00824B96" w14:paraId="22A72AE9" w14:textId="77777777" w:rsidTr="00705A6E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D3F03" w14:textId="77777777" w:rsidR="00EC558E" w:rsidRPr="00824B96" w:rsidRDefault="00EC558E" w:rsidP="00705A6E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05A02E12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5F7CD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Usuário com perfil: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Gerente ou Aplicador</w:t>
            </w:r>
          </w:p>
        </w:tc>
      </w:tr>
      <w:tr w:rsidR="00EC558E" w:rsidRPr="00824B96" w14:paraId="37C2EB46" w14:textId="77777777" w:rsidTr="00705A6E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41DAA" w14:textId="77777777" w:rsidR="00EC558E" w:rsidRPr="00824B96" w:rsidRDefault="00EC558E" w:rsidP="00705A6E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6DF9C741" w14:textId="77777777" w:rsidTr="00705A6E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8B5F8" w14:textId="14990FC0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Para a </w:t>
            </w:r>
            <w:r w:rsidR="00F77E2A">
              <w:rPr>
                <w:rFonts w:ascii="Verdana" w:eastAsia="Verdana" w:hAnsi="Verdana" w:cs="Verdana"/>
                <w:sz w:val="16"/>
                <w:lang w:val="pt-BR"/>
              </w:rPr>
              <w:t xml:space="preserve">efetuar o login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basta inserir os dados</w:t>
            </w:r>
            <w:r w:rsidR="00F77E2A">
              <w:rPr>
                <w:rFonts w:ascii="Verdana" w:eastAsia="Verdana" w:hAnsi="Verdana" w:cs="Verdana"/>
                <w:sz w:val="16"/>
                <w:lang w:val="pt-BR"/>
              </w:rPr>
              <w:t xml:space="preserve"> solicitados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no campo de texto</w:t>
            </w:r>
          </w:p>
        </w:tc>
      </w:tr>
      <w:tr w:rsidR="00EC558E" w:rsidRPr="00824B96" w14:paraId="092C7237" w14:textId="77777777" w:rsidTr="00705A6E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DF27D" w14:textId="77777777" w:rsidR="00EC558E" w:rsidRPr="00824B96" w:rsidRDefault="00EC558E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6B573491" w14:textId="77777777" w:rsidTr="00705A6E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6626E" w14:textId="77777777" w:rsidR="00EC558E" w:rsidRPr="00824B96" w:rsidRDefault="00EC558E" w:rsidP="00705A6E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ABD27" w14:textId="77777777" w:rsidR="00EC558E" w:rsidRPr="00824B96" w:rsidRDefault="00EC558E" w:rsidP="00705A6E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01FFE1B2" w14:textId="77777777" w:rsidTr="00705A6E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F499D" w14:textId="66AE5F65" w:rsidR="00EC558E" w:rsidRPr="00D603DE" w:rsidRDefault="00EC558E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1.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1F7A3EEE" w14:textId="23C749BF" w:rsidR="00EC558E" w:rsidRPr="008D5CD9" w:rsidRDefault="00F77E2A" w:rsidP="00F77E2A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2</w:t>
            </w:r>
            <w:r w:rsidR="00EC558E">
              <w:rPr>
                <w:rFonts w:ascii="Verdana" w:hAnsi="Verdana"/>
                <w:sz w:val="16"/>
                <w:szCs w:val="16"/>
                <w:lang w:val="pt-BR"/>
              </w:rPr>
              <w:t>.</w:t>
            </w:r>
            <w:r w:rsidR="00EC558E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Ao finalizar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a utilização</w:t>
            </w:r>
            <w:r w:rsidR="00EC558E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o </w:t>
            </w:r>
            <w:r w:rsidR="00EC558E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="00EC558E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="00EC558E" w:rsidRPr="00D603DE">
              <w:rPr>
                <w:sz w:val="16"/>
                <w:szCs w:val="16"/>
                <w:lang w:val="pt-BR"/>
              </w:rPr>
              <w:t>.</w:t>
            </w:r>
            <w:r w:rsidR="00EC558E"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2F28D" w14:textId="16B8A79B" w:rsidR="00EC558E" w:rsidRPr="005A5E47" w:rsidRDefault="00EC558E" w:rsidP="00F77E2A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1. O sistema inicia na tela inicial de login do usuário 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</w:r>
            <w:r w:rsidR="00F77E2A">
              <w:rPr>
                <w:rFonts w:ascii="Verdana" w:eastAsia="Verdana" w:hAnsi="Verdana" w:cs="Verdana"/>
                <w:sz w:val="16"/>
                <w:lang w:val="pt-BR"/>
              </w:rPr>
              <w:t>2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. </w:t>
            </w:r>
            <w:r w:rsidR="00F77E2A">
              <w:rPr>
                <w:rFonts w:ascii="Verdana" w:eastAsia="Verdana" w:hAnsi="Verdana" w:cs="Verdana"/>
                <w:sz w:val="16"/>
                <w:lang w:val="pt-BR"/>
              </w:rPr>
              <w:t>Caso os dados estejam cadastrados no banco de dados no registro de um funcionário a sessão é iniciada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EC558E" w:rsidRPr="00824B96" w14:paraId="286B995C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20E4E" w14:textId="77777777" w:rsidR="00EC558E" w:rsidRPr="00824B96" w:rsidRDefault="00EC558E" w:rsidP="00705A6E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68D1FE75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945D74" w14:textId="13385430" w:rsidR="00EC558E" w:rsidRPr="00FD50C6" w:rsidRDefault="00EC558E" w:rsidP="00F77E2A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1. O usuário pode digitar algum dado errado</w:t>
            </w:r>
            <w:r w:rsidR="00F77E2A">
              <w:rPr>
                <w:rFonts w:ascii="Verdana" w:hAnsi="Verdana"/>
                <w:sz w:val="16"/>
                <w:szCs w:val="16"/>
                <w:lang w:val="pt-BR"/>
              </w:rPr>
              <w:t xml:space="preserve"> e o sistema não permitirá a sua entrada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. </w:t>
            </w:r>
          </w:p>
        </w:tc>
      </w:tr>
      <w:tr w:rsidR="00EC558E" w:rsidRPr="00824B96" w14:paraId="54BEC876" w14:textId="77777777" w:rsidTr="00705A6E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BCE1B" w14:textId="77777777" w:rsidR="00EC558E" w:rsidRPr="00824B96" w:rsidRDefault="00EC558E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18022B84" w14:textId="77777777" w:rsidTr="00705A6E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D2ADD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52BB2752" w14:textId="77777777" w:rsidTr="00705A6E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2884" w14:textId="77777777" w:rsidR="00EC558E" w:rsidRPr="00824B96" w:rsidRDefault="00EC558E" w:rsidP="00705A6E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670495DE" w14:textId="77777777" w:rsidTr="00705A6E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046AF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45165740" w14:textId="77777777" w:rsidTr="00705A6E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64DE0" w14:textId="77777777" w:rsidR="00EC558E" w:rsidRPr="00824B96" w:rsidRDefault="00EC558E" w:rsidP="00705A6E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6ED947F8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E1A08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1A4119F8" w14:textId="712549FF" w:rsidR="008D5CD9" w:rsidRDefault="008D5CD9" w:rsidP="008D5CD9">
      <w:pPr>
        <w:rPr>
          <w:lang w:val="pt-BR"/>
        </w:rPr>
      </w:pPr>
    </w:p>
    <w:p w14:paraId="3E94A955" w14:textId="77777777" w:rsidR="00EC558E" w:rsidRPr="008D5CD9" w:rsidRDefault="00EC558E" w:rsidP="008D5CD9">
      <w:pPr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8D5CD9" w:rsidRPr="00824B96" w14:paraId="5FEAF5D0" w14:textId="77777777" w:rsidTr="00DB7F45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4E8DF198" w14:textId="77777777" w:rsidR="008D5CD9" w:rsidRPr="00824B96" w:rsidRDefault="008D5CD9" w:rsidP="00DB7F45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367A3E65" w14:textId="69248C41" w:rsidR="008D5CD9" w:rsidRPr="00FC3AFF" w:rsidRDefault="00FC3AFF" w:rsidP="00FC3AFF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5" w:name="_Toc73546059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Consultar Paciente</w:t>
            </w:r>
            <w:bookmarkEnd w:id="5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0AB86AEE" w14:textId="72A85CA1" w:rsidR="008D5CD9" w:rsidRPr="00824B96" w:rsidRDefault="008D5CD9" w:rsidP="00DB7F45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2</w:t>
            </w: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18F35863" w14:textId="77777777" w:rsidTr="00DB7F45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2618" w14:textId="77777777" w:rsidR="008D5CD9" w:rsidRPr="00824B96" w:rsidRDefault="008D5CD9" w:rsidP="00DB7F45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8D5CD9" w:rsidRPr="00824B96" w14:paraId="74A45961" w14:textId="77777777" w:rsidTr="00DB7F45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967F" w14:textId="77777777" w:rsidR="008D5CD9" w:rsidRPr="00824B96" w:rsidRDefault="008D5CD9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Permite a pesquisa do cartão do paciente utilizando o RG e a Data de nascimento nos campos de inserção de dados.</w:t>
            </w:r>
          </w:p>
        </w:tc>
      </w:tr>
      <w:tr w:rsidR="008D5CD9" w:rsidRPr="00824B96" w14:paraId="5B1113EF" w14:textId="77777777" w:rsidTr="00DB7F45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5D6DF" w14:textId="77777777" w:rsidR="008D5CD9" w:rsidRPr="00824B96" w:rsidRDefault="008D5CD9" w:rsidP="00DB7F45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7EA70B1B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69962" w14:textId="25C78CCC" w:rsidR="008D5CD9" w:rsidRPr="00824B96" w:rsidRDefault="008D5CD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Usuário com perfil: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 ou Aplicador</w:t>
            </w:r>
          </w:p>
        </w:tc>
      </w:tr>
      <w:tr w:rsidR="008D5CD9" w:rsidRPr="00824B96" w14:paraId="70DD28CE" w14:textId="77777777" w:rsidTr="00DB7F45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20816" w14:textId="77777777" w:rsidR="008D5CD9" w:rsidRPr="00824B96" w:rsidRDefault="008D5CD9" w:rsidP="00DB7F45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348A92E7" w14:textId="77777777" w:rsidTr="00DB7F45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3477E" w14:textId="77777777" w:rsidR="008D5CD9" w:rsidRPr="00824B96" w:rsidRDefault="008D5CD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Para a pesquisa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o cartão do paciente basta inserir os dados no campo de texto</w:t>
            </w:r>
          </w:p>
        </w:tc>
      </w:tr>
      <w:tr w:rsidR="008D5CD9" w:rsidRPr="00824B96" w14:paraId="013BDD16" w14:textId="77777777" w:rsidTr="00DB7F45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27193" w14:textId="77777777" w:rsidR="008D5CD9" w:rsidRPr="00824B96" w:rsidRDefault="008D5CD9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004F9FEC" w14:textId="77777777" w:rsidTr="00DB7F45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D4FCF" w14:textId="77777777" w:rsidR="008D5CD9" w:rsidRPr="00824B96" w:rsidRDefault="008D5CD9" w:rsidP="00DB7F45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BA897" w14:textId="77777777" w:rsidR="008D5CD9" w:rsidRPr="00824B96" w:rsidRDefault="008D5CD9" w:rsidP="00DB7F45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29D24D98" w14:textId="77777777" w:rsidTr="00DB7F45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C5E7" w14:textId="747FF93E" w:rsidR="008D5CD9" w:rsidRPr="00D603DE" w:rsidRDefault="008D5CD9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1.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 w:rsidR="00DB7F45"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43D2E5FE" w14:textId="51EE5121" w:rsidR="008D5CD9" w:rsidRPr="00D603DE" w:rsidRDefault="008D5CD9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O usuário deve inserir os dados do paciente (RG e data de nascimento) para verificação do cartão.</w:t>
            </w:r>
            <w:r w:rsidR="00DB7F45"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>Figura 3.2</w:t>
            </w:r>
          </w:p>
          <w:p w14:paraId="0CCE1689" w14:textId="3EAB3FB9" w:rsidR="008D5CD9" w:rsidRPr="00D603DE" w:rsidRDefault="008D5CD9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Finalizar a consulta do cartão do paciente.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</w:p>
          <w:p w14:paraId="453D11DE" w14:textId="7ACF5CD9" w:rsidR="008D5CD9" w:rsidRPr="008D5CD9" w:rsidRDefault="008D5CD9" w:rsidP="008D5CD9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4.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Ao finalizar o plantão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3506F" w14:textId="68B2362A" w:rsidR="008D5CD9" w:rsidRDefault="008D5CD9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1. O sistema inicia na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 xml:space="preserve">2.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aguarda digitação dos dados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do paciente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>para efetuar a pesquisa do cartão de vacina.</w:t>
            </w:r>
          </w:p>
          <w:p w14:paraId="7591838B" w14:textId="77777777" w:rsidR="008D5CD9" w:rsidRDefault="008D5CD9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3. O sistema mostra o cartão de vacinas completo do paciente.</w:t>
            </w:r>
          </w:p>
          <w:p w14:paraId="6A7067CD" w14:textId="283798ED" w:rsidR="008D5CD9" w:rsidRDefault="008D5CD9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4. O sistema volta para a tela onde aguardará os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lastRenderedPageBreak/>
              <w:t>dados para consulta do cartão do paciente.</w:t>
            </w:r>
          </w:p>
          <w:p w14:paraId="5ADEA0F9" w14:textId="5C2FFB01" w:rsidR="008D5CD9" w:rsidRPr="005A5E47" w:rsidRDefault="008D5CD9" w:rsidP="008D5CD9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5. O sistema volta para 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8D5CD9" w:rsidRPr="00824B96" w14:paraId="4B9931BC" w14:textId="77777777" w:rsidTr="00FD50C6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9198" w14:textId="77777777" w:rsidR="008D5CD9" w:rsidRPr="00824B96" w:rsidRDefault="008D5CD9" w:rsidP="00DB7F45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lastRenderedPageBreak/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D50C6" w:rsidRPr="00824B96" w14:paraId="5818D846" w14:textId="77777777" w:rsidTr="00FD50C6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8E262E2" w14:textId="3EDBA62C" w:rsidR="00FD50C6" w:rsidRDefault="00FD50C6" w:rsidP="00FD50C6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1. </w:t>
            </w:r>
            <w:r w:rsidRPr="00FD50C6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FD50C6">
              <w:rPr>
                <w:rFonts w:ascii="Verdana" w:hAnsi="Verdana"/>
                <w:sz w:val="16"/>
                <w:szCs w:val="16"/>
                <w:lang w:val="pt-BR"/>
              </w:rPr>
              <w:t xml:space="preserve"> pode escolher a opção de Cadastrar Paciente ao clicar no botão presente na tela.</w:t>
            </w:r>
          </w:p>
          <w:p w14:paraId="3BE8412B" w14:textId="31567B37" w:rsidR="00FD50C6" w:rsidRPr="00FD50C6" w:rsidRDefault="00FD50C6" w:rsidP="00FD50C6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pode digitar algum dado do paciente errado. </w:t>
            </w:r>
          </w:p>
        </w:tc>
      </w:tr>
      <w:tr w:rsidR="008D5CD9" w:rsidRPr="00824B96" w14:paraId="6EC71076" w14:textId="77777777" w:rsidTr="00FD50C6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60D3F" w14:textId="77777777" w:rsidR="008D5CD9" w:rsidRPr="00824B96" w:rsidRDefault="008D5CD9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625F1D53" w14:textId="77777777" w:rsidTr="00DB7F45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F7241" w14:textId="77777777" w:rsidR="008D5CD9" w:rsidRPr="00824B96" w:rsidRDefault="008D5CD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4E5D3447" w14:textId="77777777" w:rsidTr="00DB7F45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4E0B3" w14:textId="77777777" w:rsidR="008D5CD9" w:rsidRPr="00824B96" w:rsidRDefault="008D5CD9" w:rsidP="00DB7F45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13B5FF8B" w14:textId="77777777" w:rsidTr="00DB7F45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B6E5E" w14:textId="77777777" w:rsidR="008D5CD9" w:rsidRPr="00824B96" w:rsidRDefault="008D5CD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06FFF63D" w14:textId="77777777" w:rsidTr="00DB7F45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9207B" w14:textId="77777777" w:rsidR="008D5CD9" w:rsidRPr="00824B96" w:rsidRDefault="008D5CD9" w:rsidP="00DB7F45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8D5CD9" w:rsidRPr="00824B96" w14:paraId="31BCBE14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636B0" w14:textId="77777777" w:rsidR="008D5CD9" w:rsidRPr="00824B96" w:rsidRDefault="008D5CD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52831304" w14:textId="77777777" w:rsidR="00112FDD" w:rsidRDefault="00112FDD" w:rsidP="00112FDD">
      <w:pPr>
        <w:ind w:left="14"/>
        <w:jc w:val="both"/>
      </w:pPr>
      <w:r>
        <w:t xml:space="preserve">  </w:t>
      </w:r>
      <w: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112FDD" w:rsidRPr="00824B96" w14:paraId="0A23B106" w14:textId="77777777" w:rsidTr="00485458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097D63E3" w14:textId="77777777" w:rsidR="00112FDD" w:rsidRPr="00824B96" w:rsidRDefault="00112FDD" w:rsidP="00DB7F45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2A6DB05E" w14:textId="20478536" w:rsidR="00112FDD" w:rsidRPr="00FC3AFF" w:rsidRDefault="00FC3AFF" w:rsidP="00FC3AFF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6" w:name="_Toc73546060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Inserir Dose</w:t>
            </w:r>
            <w:bookmarkEnd w:id="6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4D13C2C4" w14:textId="71468B0C" w:rsidR="00112FDD" w:rsidRPr="00824B96" w:rsidRDefault="00112FDD" w:rsidP="00DB7F45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3</w:t>
            </w: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51D31476" w14:textId="77777777" w:rsidTr="00D603DE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E22A" w14:textId="2F8AFD93" w:rsidR="00112FDD" w:rsidRPr="00824B96" w:rsidRDefault="00112FDD" w:rsidP="00DB7F45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112FDD" w:rsidRPr="00824B96" w14:paraId="006C30B8" w14:textId="77777777" w:rsidTr="00112FDD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4DD58" w14:textId="270B1624" w:rsidR="00112FDD" w:rsidRPr="00824B96" w:rsidRDefault="00824B96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Permite </w:t>
            </w:r>
            <w:r w:rsidR="000B1CE3">
              <w:rPr>
                <w:rFonts w:ascii="Verdana" w:eastAsia="Verdana" w:hAnsi="Verdana" w:cs="Verdana"/>
                <w:sz w:val="16"/>
                <w:lang w:val="pt-BR"/>
              </w:rPr>
              <w:t>inserir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</w:t>
            </w:r>
            <w:r w:rsidR="000B1CE3">
              <w:rPr>
                <w:rFonts w:ascii="Verdana" w:eastAsia="Verdana" w:hAnsi="Verdana" w:cs="Verdana"/>
                <w:sz w:val="16"/>
                <w:lang w:val="pt-BR"/>
              </w:rPr>
              <w:t>n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o cartão do paciente </w:t>
            </w:r>
            <w:r w:rsidR="000B1CE3">
              <w:rPr>
                <w:rFonts w:ascii="Verdana" w:eastAsia="Verdana" w:hAnsi="Verdana" w:cs="Verdana"/>
                <w:sz w:val="16"/>
                <w:lang w:val="pt-BR"/>
              </w:rPr>
              <w:t>as informações da dose que foi aplicada no mesmo.</w:t>
            </w:r>
          </w:p>
        </w:tc>
      </w:tr>
      <w:tr w:rsidR="00112FDD" w:rsidRPr="00824B96" w14:paraId="784F3026" w14:textId="77777777" w:rsidTr="00824B96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5BBB7" w14:textId="77777777" w:rsidR="00112FDD" w:rsidRPr="00824B96" w:rsidRDefault="00112FDD" w:rsidP="00DB7F45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714E3629" w14:textId="77777777" w:rsidTr="00824B96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710DA" w14:textId="41BE007C" w:rsidR="00112FDD" w:rsidRPr="00824B96" w:rsidRDefault="00112FD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Usuário com perfil: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 ou Aplicador</w:t>
            </w:r>
          </w:p>
        </w:tc>
      </w:tr>
      <w:tr w:rsidR="00112FDD" w:rsidRPr="00824B96" w14:paraId="46818B23" w14:textId="77777777" w:rsidTr="00740E96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0C139" w14:textId="77777777" w:rsidR="00112FDD" w:rsidRPr="00824B96" w:rsidRDefault="00112FDD" w:rsidP="00DB7F45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54D091CD" w14:textId="77777777" w:rsidTr="00112FDD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398FA" w14:textId="3E9ACDA8" w:rsidR="00112FDD" w:rsidRPr="00824B96" w:rsidRDefault="00D67C3C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Verificar no cartão do paciente que não tem registrada a dose a ser aplicada.</w:t>
            </w:r>
          </w:p>
        </w:tc>
      </w:tr>
      <w:tr w:rsidR="00112FDD" w:rsidRPr="00824B96" w14:paraId="331CF519" w14:textId="77777777" w:rsidTr="00D603DE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3D5D" w14:textId="77777777" w:rsidR="00112FDD" w:rsidRPr="00824B96" w:rsidRDefault="00112FDD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5A014F91" w14:textId="77777777" w:rsidTr="00485458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39187" w14:textId="77777777" w:rsidR="00112FDD" w:rsidRPr="00824B96" w:rsidRDefault="00112FDD" w:rsidP="00DB7F45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D2E4" w14:textId="77777777" w:rsidR="00112FDD" w:rsidRPr="00824B96" w:rsidRDefault="00112FDD" w:rsidP="00DB7F45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202E1F73" w14:textId="77777777" w:rsidTr="00485458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8A274" w14:textId="4A99EE09" w:rsidR="00D603DE" w:rsidRPr="00D603DE" w:rsidRDefault="00D603DE" w:rsidP="00D603D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1.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D56C3F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1A2CFD42" w14:textId="4A13CA65" w:rsidR="00D603DE" w:rsidRPr="00D603DE" w:rsidRDefault="00D603DE" w:rsidP="00D603D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O usuário deve inserir os dados do paciente (RG e data de nascimento) para verificação do cartão.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3.2</w:t>
            </w:r>
          </w:p>
          <w:p w14:paraId="4AFC7A88" w14:textId="619E4135" w:rsidR="00D603DE" w:rsidRPr="00D603DE" w:rsidRDefault="00D603DE" w:rsidP="00D603D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Inserir os dados relacionados a dose aplicada no cartão do paciente.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3.3</w:t>
            </w:r>
          </w:p>
          <w:p w14:paraId="52F59E07" w14:textId="26E2CED4" w:rsidR="00D603DE" w:rsidRPr="00D603DE" w:rsidRDefault="00D603DE" w:rsidP="00D603D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Salva a inserção feita no cartão.</w:t>
            </w:r>
          </w:p>
          <w:p w14:paraId="33BC5E97" w14:textId="7F153E6B" w:rsidR="00D603DE" w:rsidRPr="00D603DE" w:rsidRDefault="00D603DE" w:rsidP="00D603D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Finalizar a consulta do cartão do paciente.</w:t>
            </w:r>
          </w:p>
          <w:p w14:paraId="5C859DD9" w14:textId="68607328" w:rsidR="00D603DE" w:rsidRPr="00D603DE" w:rsidRDefault="00D603DE" w:rsidP="00D603DE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6.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o plantão o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</w:p>
          <w:p w14:paraId="7F56463D" w14:textId="41B4F26C" w:rsidR="00740E96" w:rsidRPr="00824B96" w:rsidRDefault="00740E96" w:rsidP="00D603DE">
            <w:pPr>
              <w:rPr>
                <w:lang w:val="pt-BR"/>
              </w:rPr>
            </w:pP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0C3DC" w14:textId="6B51B65A" w:rsidR="00112FDD" w:rsidRDefault="005A5E47" w:rsidP="00D603D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1. </w:t>
            </w:r>
            <w:r w:rsidR="00153347">
              <w:rPr>
                <w:rFonts w:ascii="Verdana" w:eastAsia="Verdana" w:hAnsi="Verdana" w:cs="Verdana"/>
                <w:sz w:val="16"/>
                <w:lang w:val="pt-BR"/>
              </w:rPr>
              <w:t xml:space="preserve">O sistema inicia na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 w:rsidR="00153347">
              <w:rPr>
                <w:rFonts w:ascii="Verdana" w:eastAsia="Verdana" w:hAnsi="Verdana" w:cs="Verdana"/>
                <w:sz w:val="16"/>
                <w:lang w:val="pt-BR"/>
              </w:rPr>
              <w:t xml:space="preserve"> aguardando seus dados para efetuar o login.</w:t>
            </w:r>
            <w:r w:rsidR="00153347">
              <w:rPr>
                <w:rFonts w:ascii="Verdana" w:eastAsia="Verdana" w:hAnsi="Verdana" w:cs="Verdana"/>
                <w:sz w:val="16"/>
                <w:lang w:val="pt-BR"/>
              </w:rPr>
              <w:br/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2. </w:t>
            </w:r>
            <w:r w:rsidR="00112FDD"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aguarda digitação </w:t>
            </w:r>
            <w:r w:rsidR="00D603DE"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dos dados </w:t>
            </w:r>
            <w:r w:rsidR="00D603DE">
              <w:rPr>
                <w:rFonts w:ascii="Verdana" w:eastAsia="Verdana" w:hAnsi="Verdana" w:cs="Verdana"/>
                <w:sz w:val="16"/>
                <w:lang w:val="pt-BR"/>
              </w:rPr>
              <w:t xml:space="preserve">do paciente </w:t>
            </w:r>
            <w:r w:rsidR="00D603DE" w:rsidRPr="00D603DE">
              <w:rPr>
                <w:rFonts w:ascii="Verdana" w:eastAsia="Verdana" w:hAnsi="Verdana" w:cs="Verdana"/>
                <w:sz w:val="16"/>
                <w:lang w:val="pt-BR"/>
              </w:rPr>
              <w:t>para efetuar a pesquisa do cartão de vacina.</w:t>
            </w:r>
          </w:p>
          <w:p w14:paraId="20DA5644" w14:textId="7695C0A9" w:rsidR="00153347" w:rsidRDefault="005A5E47" w:rsidP="00D603D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3. </w:t>
            </w:r>
            <w:r w:rsidR="00153347">
              <w:rPr>
                <w:rFonts w:ascii="Verdana" w:eastAsia="Verdana" w:hAnsi="Verdana" w:cs="Verdana"/>
                <w:sz w:val="16"/>
                <w:lang w:val="pt-BR"/>
              </w:rPr>
              <w:t>O sistema mostra o cartão de vacinas completo do paciente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  <w:p w14:paraId="0E28BAA0" w14:textId="41201D73" w:rsidR="005A5E47" w:rsidRDefault="005A5E47" w:rsidP="00D603D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4. O cartão é atualizado com as novas informações inseridas.</w:t>
            </w:r>
          </w:p>
          <w:p w14:paraId="3B856A29" w14:textId="77777777" w:rsidR="00D603DE" w:rsidRDefault="005A5E47" w:rsidP="005A5E47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5. O sistema volta para informar os dados para consulta do cartão do paciente.</w:t>
            </w:r>
          </w:p>
          <w:p w14:paraId="2BD186D3" w14:textId="3E528E34" w:rsidR="005A5E47" w:rsidRPr="005A5E47" w:rsidRDefault="005A5E47" w:rsidP="005A5E47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6. O sistema volta para 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112FDD" w:rsidRPr="00824B96" w14:paraId="3B57B2E1" w14:textId="77777777" w:rsidTr="00C83E6C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938DF" w14:textId="77777777" w:rsidR="00112FDD" w:rsidRPr="00824B96" w:rsidRDefault="00112FDD" w:rsidP="00DB7F45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D50C6" w:rsidRPr="00824B96" w14:paraId="39672C94" w14:textId="77777777" w:rsidTr="00C83E6C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38A3F" w14:textId="49F2F656" w:rsidR="00FD50C6" w:rsidRDefault="00FD50C6" w:rsidP="00FD50C6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1.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pode escolher a opção de Cadastrar Paciente ao clicar no botão presente na tela.</w:t>
            </w:r>
          </w:p>
          <w:p w14:paraId="23E593E3" w14:textId="532CA630" w:rsidR="00FD50C6" w:rsidRPr="00FD50C6" w:rsidRDefault="00FD50C6" w:rsidP="00FD50C6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pode inserir de forma incorreta os dados sobre a vacinação.</w:t>
            </w:r>
          </w:p>
        </w:tc>
      </w:tr>
      <w:tr w:rsidR="00112FDD" w:rsidRPr="00824B96" w14:paraId="67EE6928" w14:textId="77777777" w:rsidTr="00C83E6C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B779" w14:textId="77777777" w:rsidR="00112FDD" w:rsidRPr="00824B96" w:rsidRDefault="00112FDD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35E926F2" w14:textId="77777777" w:rsidTr="00C83E6C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51952" w14:textId="77777777" w:rsidR="00112FDD" w:rsidRPr="00824B96" w:rsidRDefault="00112FD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14F64217" w14:textId="77777777" w:rsidTr="00C83E6C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7E8AE" w14:textId="77777777" w:rsidR="00112FDD" w:rsidRPr="00824B96" w:rsidRDefault="00112FDD" w:rsidP="00DB7F45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59DDC60E" w14:textId="77777777" w:rsidTr="00C83E6C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2EE4" w14:textId="77777777" w:rsidR="00112FDD" w:rsidRPr="00824B96" w:rsidRDefault="00112FD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2E203B85" w14:textId="77777777" w:rsidTr="00C83E6C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3F023" w14:textId="77777777" w:rsidR="00112FDD" w:rsidRPr="00824B96" w:rsidRDefault="00112FDD" w:rsidP="00DB7F45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12FDD" w:rsidRPr="00824B96" w14:paraId="56D46164" w14:textId="77777777" w:rsidTr="00C83E6C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817C3" w14:textId="77777777" w:rsidR="00112FDD" w:rsidRPr="00824B96" w:rsidRDefault="00112FD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6F4DD70A" w14:textId="3ECBC2C5" w:rsidR="00112FDD" w:rsidRDefault="00112FDD" w:rsidP="00045475">
      <w:pPr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FD254A" w:rsidRPr="00824B96" w14:paraId="549A600C" w14:textId="77777777" w:rsidTr="00DB7F45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3F516B20" w14:textId="77777777" w:rsidR="00755679" w:rsidRPr="00824B96" w:rsidRDefault="00755679" w:rsidP="00DB7F45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lastRenderedPageBreak/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318774E1" w14:textId="5B6A5496" w:rsidR="00755679" w:rsidRPr="00FC3AFF" w:rsidRDefault="00FC3AFF" w:rsidP="00FC3AFF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7" w:name="_Toc73546061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 xml:space="preserve">Alterar </w:t>
            </w:r>
            <w:r w:rsidR="00E86F94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Registro</w:t>
            </w:r>
            <w:r w:rsidR="00F77E2A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 xml:space="preserve"> Aplicação</w:t>
            </w:r>
            <w:bookmarkEnd w:id="7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349BB5CE" w14:textId="595CE132" w:rsidR="00755679" w:rsidRPr="00824B96" w:rsidRDefault="00755679" w:rsidP="00DB7F45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4</w:t>
            </w:r>
          </w:p>
        </w:tc>
      </w:tr>
      <w:tr w:rsidR="00755679" w:rsidRPr="00824B96" w14:paraId="25F4581A" w14:textId="77777777" w:rsidTr="00DB7F45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39FC0" w14:textId="77777777" w:rsidR="00755679" w:rsidRPr="00824B96" w:rsidRDefault="00755679" w:rsidP="00DB7F45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755679" w:rsidRPr="00824B96" w14:paraId="42A687BD" w14:textId="77777777" w:rsidTr="00DB7F45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49EA2" w14:textId="50650E8A" w:rsidR="00755679" w:rsidRPr="00824B96" w:rsidRDefault="00755679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Permite a editar alguma informação inserida</w:t>
            </w:r>
            <w:r w:rsidR="00E86F94">
              <w:rPr>
                <w:rFonts w:ascii="Verdana" w:eastAsia="Verdana" w:hAnsi="Verdana" w:cs="Verdana"/>
                <w:sz w:val="16"/>
                <w:lang w:val="pt-BR"/>
              </w:rPr>
              <w:t xml:space="preserve">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no cartão do paciente</w:t>
            </w:r>
            <w:r w:rsidR="00E12923">
              <w:rPr>
                <w:rFonts w:ascii="Verdana" w:eastAsia="Verdana" w:hAnsi="Verdana" w:cs="Verdana"/>
                <w:sz w:val="16"/>
                <w:lang w:val="pt-BR"/>
              </w:rPr>
              <w:t xml:space="preserve"> </w:t>
            </w:r>
            <w:r w:rsidR="00E86F94">
              <w:rPr>
                <w:rFonts w:ascii="Verdana" w:eastAsia="Verdana" w:hAnsi="Verdana" w:cs="Verdana"/>
                <w:sz w:val="16"/>
                <w:lang w:val="pt-BR"/>
              </w:rPr>
              <w:t xml:space="preserve">sobre as aplicações de doses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que esteja de forma incorreta</w:t>
            </w:r>
          </w:p>
        </w:tc>
      </w:tr>
      <w:tr w:rsidR="00755679" w:rsidRPr="00824B96" w14:paraId="16EDC552" w14:textId="77777777" w:rsidTr="00DB7F45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2442A" w14:textId="77777777" w:rsidR="00755679" w:rsidRPr="00824B96" w:rsidRDefault="00755679" w:rsidP="00DB7F45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2DE5435E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787E6" w14:textId="059CFAD0" w:rsidR="00755679" w:rsidRPr="00824B96" w:rsidRDefault="0075567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Usuário com perfil: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 ou Aplicador</w:t>
            </w:r>
          </w:p>
        </w:tc>
      </w:tr>
      <w:tr w:rsidR="00755679" w:rsidRPr="00824B96" w14:paraId="3C9D81B2" w14:textId="77777777" w:rsidTr="00DB7F45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64B8F" w14:textId="77777777" w:rsidR="00755679" w:rsidRPr="00824B96" w:rsidRDefault="00755679" w:rsidP="00DB7F45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720862E8" w14:textId="77777777" w:rsidTr="00DB7F45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54DDA" w14:textId="5050C66A" w:rsidR="00755679" w:rsidRPr="00755679" w:rsidRDefault="00E12923" w:rsidP="00755679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O paciente precisa estar cadastrado.</w:t>
            </w:r>
          </w:p>
        </w:tc>
      </w:tr>
      <w:tr w:rsidR="00755679" w:rsidRPr="00824B96" w14:paraId="69B1760F" w14:textId="77777777" w:rsidTr="00DB7F45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75FC2" w14:textId="77777777" w:rsidR="00755679" w:rsidRPr="00824B96" w:rsidRDefault="00755679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3A32E26F" w14:textId="77777777" w:rsidTr="00DB7F45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FC75" w14:textId="77777777" w:rsidR="00755679" w:rsidRPr="00824B96" w:rsidRDefault="00755679" w:rsidP="00DB7F45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3FAA2" w14:textId="77777777" w:rsidR="00755679" w:rsidRPr="00824B96" w:rsidRDefault="00755679" w:rsidP="00DB7F45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4850E1CF" w14:textId="77777777" w:rsidTr="00DB7F45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C555F" w14:textId="34653D02" w:rsidR="00E12923" w:rsidRPr="00D603DE" w:rsidRDefault="00AF2E7C" w:rsidP="00E12923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1. </w:t>
            </w:r>
            <w:r w:rsidR="00E12923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="00E12923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436A611C" w14:textId="1F291056" w:rsidR="00E12923" w:rsidRDefault="00AF2E7C" w:rsidP="00E12923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="00E12923" w:rsidRPr="00D603DE">
              <w:rPr>
                <w:rFonts w:ascii="Verdana" w:hAnsi="Verdana"/>
                <w:sz w:val="16"/>
                <w:szCs w:val="16"/>
                <w:lang w:val="pt-BR"/>
              </w:rPr>
              <w:t>O usuário deve inserir os dados do paciente (RG e data de nascimento) para verificação do cartão.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3.2</w:t>
            </w:r>
          </w:p>
          <w:p w14:paraId="4244DD32" w14:textId="1E1A86C9" w:rsidR="00E86F94" w:rsidRPr="00D603DE" w:rsidRDefault="00AF2E7C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="00EE6757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="00EE6757">
              <w:rPr>
                <w:rFonts w:ascii="Verdana" w:hAnsi="Verdana"/>
                <w:sz w:val="16"/>
                <w:szCs w:val="16"/>
                <w:lang w:val="pt-BR"/>
              </w:rPr>
              <w:t xml:space="preserve"> deve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digitar o código do registro que deseja alterar.</w:t>
            </w:r>
          </w:p>
          <w:p w14:paraId="32610493" w14:textId="7ED4927E" w:rsidR="00755679" w:rsidRPr="00D603DE" w:rsidRDefault="00AF2E7C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="00755679" w:rsidRPr="00D603DE">
              <w:rPr>
                <w:rFonts w:ascii="Verdana" w:hAnsi="Verdana"/>
                <w:sz w:val="16"/>
                <w:szCs w:val="16"/>
                <w:lang w:val="pt-BR"/>
              </w:rPr>
              <w:t>O usuário</w:t>
            </w:r>
            <w:r w:rsidR="00EE6757">
              <w:rPr>
                <w:rFonts w:ascii="Verdana" w:hAnsi="Verdana"/>
                <w:sz w:val="16"/>
                <w:szCs w:val="16"/>
                <w:lang w:val="pt-BR"/>
              </w:rPr>
              <w:t xml:space="preserve"> corrige a informação que necessite ser alterada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.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 xml:space="preserve"> Figura 3.4</w:t>
            </w:r>
          </w:p>
          <w:p w14:paraId="4EF9450E" w14:textId="0CD069C9" w:rsidR="00755679" w:rsidRPr="00D603DE" w:rsidRDefault="00AF2E7C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="00EE6757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Salva a </w:t>
            </w:r>
            <w:r w:rsidR="00EE6757">
              <w:rPr>
                <w:rFonts w:ascii="Verdana" w:hAnsi="Verdana"/>
                <w:sz w:val="16"/>
                <w:szCs w:val="16"/>
                <w:lang w:val="pt-BR"/>
              </w:rPr>
              <w:t>altera</w:t>
            </w:r>
            <w:r w:rsidR="00EE6757" w:rsidRPr="00D603DE">
              <w:rPr>
                <w:rFonts w:ascii="Verdana" w:hAnsi="Verdana"/>
                <w:sz w:val="16"/>
                <w:szCs w:val="16"/>
                <w:lang w:val="pt-BR"/>
              </w:rPr>
              <w:t>ção feita no cartão.</w:t>
            </w:r>
          </w:p>
          <w:p w14:paraId="4BDB1921" w14:textId="783F1813" w:rsidR="00755679" w:rsidRPr="00D603DE" w:rsidRDefault="00AF2E7C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6. </w:t>
            </w:r>
            <w:r w:rsidR="00EE6757" w:rsidRPr="00D603DE">
              <w:rPr>
                <w:rFonts w:ascii="Verdana" w:hAnsi="Verdana"/>
                <w:sz w:val="16"/>
                <w:szCs w:val="16"/>
                <w:lang w:val="pt-BR"/>
              </w:rPr>
              <w:t>Finalizar a consulta do cartão do paciente.</w:t>
            </w:r>
          </w:p>
          <w:p w14:paraId="6A39209C" w14:textId="75C3375A" w:rsidR="00755679" w:rsidRPr="00EE6757" w:rsidRDefault="00AF2E7C" w:rsidP="00EE6757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7. </w:t>
            </w:r>
            <w:r w:rsidR="00EE6757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o plantão o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="00EE6757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="00EE6757" w:rsidRPr="00D603DE">
              <w:rPr>
                <w:sz w:val="16"/>
                <w:szCs w:val="16"/>
                <w:lang w:val="pt-BR"/>
              </w:rPr>
              <w:t>.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334FC" w14:textId="080E4AD5" w:rsidR="00C91B1A" w:rsidRDefault="00C91B1A" w:rsidP="00C91B1A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1. O sistema inicia na tela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 xml:space="preserve">2.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aguarda digitação dos dados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do paciente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>para efetuar a pesquisa do cartão de vacina.</w:t>
            </w:r>
          </w:p>
          <w:p w14:paraId="58FFAED6" w14:textId="08C0F651" w:rsidR="00C91B1A" w:rsidRDefault="00C91B1A" w:rsidP="008D5CD9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3. O sistema mostra o cartão de vacinas completo do paciente e os seus dados pessoais cadastrados.</w:t>
            </w:r>
          </w:p>
          <w:p w14:paraId="7D05BFBF" w14:textId="46B83097" w:rsidR="008D5CD9" w:rsidRDefault="00C91B1A" w:rsidP="008D5CD9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4. </w:t>
            </w:r>
            <w:r w:rsidR="00755679">
              <w:rPr>
                <w:rFonts w:ascii="Verdana" w:eastAsia="Verdana" w:hAnsi="Verdana" w:cs="Verdana"/>
                <w:sz w:val="16"/>
                <w:lang w:val="pt-BR"/>
              </w:rPr>
              <w:t xml:space="preserve">O sistema </w:t>
            </w:r>
            <w:r w:rsidR="00EE6757">
              <w:rPr>
                <w:rFonts w:ascii="Verdana" w:eastAsia="Verdana" w:hAnsi="Verdana" w:cs="Verdana"/>
                <w:sz w:val="16"/>
                <w:lang w:val="pt-BR"/>
              </w:rPr>
              <w:t>busca no banco de dados as informações do paciente e mostra na tela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para que possam ser alterados</w:t>
            </w:r>
            <w:r w:rsidR="00EE6757">
              <w:rPr>
                <w:rFonts w:ascii="Verdana" w:eastAsia="Verdana" w:hAnsi="Verdana" w:cs="Verdana"/>
                <w:sz w:val="16"/>
                <w:lang w:val="pt-BR"/>
              </w:rPr>
              <w:t xml:space="preserve">. </w:t>
            </w:r>
            <w:r w:rsidR="00755679">
              <w:rPr>
                <w:rFonts w:ascii="Verdana" w:eastAsia="Verdana" w:hAnsi="Verdana" w:cs="Verdana"/>
                <w:sz w:val="16"/>
                <w:lang w:val="pt-BR"/>
              </w:rPr>
              <w:br/>
            </w:r>
            <w:r w:rsidR="00EF58FE">
              <w:rPr>
                <w:rFonts w:ascii="Verdana" w:eastAsia="Verdana" w:hAnsi="Verdana" w:cs="Verdana"/>
                <w:sz w:val="16"/>
                <w:lang w:val="pt-BR"/>
              </w:rPr>
              <w:t xml:space="preserve">5. </w:t>
            </w:r>
            <w:r w:rsidR="008D5CD9">
              <w:rPr>
                <w:rFonts w:ascii="Verdana" w:eastAsia="Verdana" w:hAnsi="Verdana" w:cs="Verdana"/>
                <w:sz w:val="16"/>
                <w:lang w:val="pt-BR"/>
              </w:rPr>
              <w:t>O cartão é atualizado com as novas informações inseridas.</w:t>
            </w:r>
          </w:p>
          <w:p w14:paraId="0A318DA2" w14:textId="535B2D77" w:rsidR="008D5CD9" w:rsidRDefault="00EF58FE" w:rsidP="008D5CD9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6. </w:t>
            </w:r>
            <w:r w:rsidR="008D5CD9">
              <w:rPr>
                <w:rFonts w:ascii="Verdana" w:eastAsia="Verdana" w:hAnsi="Verdana" w:cs="Verdana"/>
                <w:sz w:val="16"/>
                <w:lang w:val="pt-BR"/>
              </w:rPr>
              <w:t>O sistema volta para os dados do cartão do paciente.</w:t>
            </w:r>
          </w:p>
          <w:p w14:paraId="6D2F3D55" w14:textId="2E8630AF" w:rsidR="008D5CD9" w:rsidRPr="005A5E47" w:rsidRDefault="00EF58FE" w:rsidP="008D5CD9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7. </w:t>
            </w:r>
            <w:r w:rsidR="008D5CD9">
              <w:rPr>
                <w:rFonts w:ascii="Verdana" w:eastAsia="Verdana" w:hAnsi="Verdana" w:cs="Verdana"/>
                <w:sz w:val="16"/>
                <w:lang w:val="pt-BR"/>
              </w:rPr>
              <w:t xml:space="preserve">O sistema volta para 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 w:rsidR="008D5CD9"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755679" w:rsidRPr="00824B96" w14:paraId="5C39E056" w14:textId="77777777" w:rsidTr="00DB7F45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3ACD2" w14:textId="77777777" w:rsidR="00755679" w:rsidRPr="00824B96" w:rsidRDefault="00755679" w:rsidP="00DB7F45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D254A" w:rsidRPr="00824B96" w14:paraId="1489D6B5" w14:textId="77777777" w:rsidTr="00DB7F45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FE6E6" w14:textId="0E8DB87E" w:rsidR="00FD254A" w:rsidRPr="00FD254A" w:rsidRDefault="00FD254A" w:rsidP="00FD254A">
            <w:pP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</w:pPr>
            <w: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>Não há</w:t>
            </w:r>
          </w:p>
        </w:tc>
      </w:tr>
      <w:tr w:rsidR="00755679" w:rsidRPr="00824B96" w14:paraId="64C14D4E" w14:textId="77777777" w:rsidTr="00DB7F45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B84" w14:textId="77777777" w:rsidR="00755679" w:rsidRPr="00824B96" w:rsidRDefault="00755679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5CCA5F00" w14:textId="77777777" w:rsidTr="00DB7F45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F87D2" w14:textId="77777777" w:rsidR="00755679" w:rsidRPr="00824B96" w:rsidRDefault="0075567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7CF8600C" w14:textId="77777777" w:rsidTr="00DB7F45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696D" w14:textId="77777777" w:rsidR="00755679" w:rsidRPr="00824B96" w:rsidRDefault="00755679" w:rsidP="00DB7F45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3F57A5F0" w14:textId="77777777" w:rsidTr="00DB7F45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9AA50" w14:textId="77777777" w:rsidR="00755679" w:rsidRPr="00824B96" w:rsidRDefault="0075567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48B31E38" w14:textId="77777777" w:rsidTr="00DB7F45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5D117" w14:textId="77777777" w:rsidR="00755679" w:rsidRPr="00824B96" w:rsidRDefault="00755679" w:rsidP="00DB7F45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755679" w:rsidRPr="00824B96" w14:paraId="4F0F767E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B3365" w14:textId="77777777" w:rsidR="00755679" w:rsidRPr="00824B96" w:rsidRDefault="00755679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29FBE373" w14:textId="0A847078" w:rsidR="00755679" w:rsidRDefault="00755679" w:rsidP="00112FDD">
      <w:pPr>
        <w:ind w:left="720"/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127317" w:rsidRPr="00824B96" w14:paraId="11664F88" w14:textId="77777777" w:rsidTr="00DB7F45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1D78F497" w14:textId="77777777" w:rsidR="00127317" w:rsidRPr="00824B96" w:rsidRDefault="00127317" w:rsidP="00DB7F45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444C0C43" w14:textId="096457F8" w:rsidR="00127317" w:rsidRPr="00FC3AFF" w:rsidRDefault="00FC3AFF" w:rsidP="00FC3AFF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8" w:name="_Toc73546062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Cadastrar Paciente</w:t>
            </w:r>
            <w:bookmarkEnd w:id="8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347F4427" w14:textId="15590D32" w:rsidR="00127317" w:rsidRPr="00824B96" w:rsidRDefault="00127317" w:rsidP="00DB7F45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5</w:t>
            </w: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03840740" w14:textId="77777777" w:rsidTr="00DB7F45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5D333" w14:textId="77777777" w:rsidR="00127317" w:rsidRPr="00824B96" w:rsidRDefault="00127317" w:rsidP="00DB7F45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127317" w:rsidRPr="00824B96" w14:paraId="34BC01A2" w14:textId="77777777" w:rsidTr="00DB7F45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6CCCE" w14:textId="0BF4F964" w:rsidR="00127317" w:rsidRPr="00824B96" w:rsidRDefault="00127317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Efetua o cadastro de um paciente no sistema.</w:t>
            </w:r>
          </w:p>
        </w:tc>
      </w:tr>
      <w:tr w:rsidR="00127317" w:rsidRPr="00824B96" w14:paraId="6C704FF9" w14:textId="77777777" w:rsidTr="00DB7F45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77500" w14:textId="77777777" w:rsidR="00127317" w:rsidRPr="00824B96" w:rsidRDefault="00127317" w:rsidP="00DB7F45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70A3A09C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8EE88" w14:textId="4D94B934" w:rsidR="00127317" w:rsidRPr="00824B96" w:rsidRDefault="0012731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Usuário com perfil: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 ou Aplicador</w:t>
            </w:r>
          </w:p>
        </w:tc>
      </w:tr>
      <w:tr w:rsidR="00127317" w:rsidRPr="00824B96" w14:paraId="7827669C" w14:textId="77777777" w:rsidTr="00DB7F45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56C45" w14:textId="77777777" w:rsidR="00127317" w:rsidRPr="00824B96" w:rsidRDefault="00127317" w:rsidP="00DB7F45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622D985D" w14:textId="77777777" w:rsidTr="00DB7F45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85CD2" w14:textId="1A3ACA7E" w:rsidR="00127317" w:rsidRPr="00824B96" w:rsidRDefault="00127317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Verificar que o paciente não existe no sistema.</w:t>
            </w:r>
          </w:p>
        </w:tc>
      </w:tr>
      <w:tr w:rsidR="00127317" w:rsidRPr="00824B96" w14:paraId="161BB8E5" w14:textId="77777777" w:rsidTr="00DB7F45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0AD8" w14:textId="77777777" w:rsidR="00127317" w:rsidRPr="00824B96" w:rsidRDefault="00127317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6B6F7CB5" w14:textId="77777777" w:rsidTr="00DB7F45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0D40D" w14:textId="77777777" w:rsidR="00127317" w:rsidRPr="00824B96" w:rsidRDefault="00127317" w:rsidP="00DB7F45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3CCAB" w14:textId="77777777" w:rsidR="00127317" w:rsidRPr="00824B96" w:rsidRDefault="00127317" w:rsidP="00DB7F45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0ED56C5A" w14:textId="77777777" w:rsidTr="00020AF8">
        <w:trPr>
          <w:trHeight w:val="2289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01BA0" w14:textId="00346E73" w:rsidR="00127317" w:rsidRPr="00D603DE" w:rsidRDefault="00127317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lastRenderedPageBreak/>
              <w:t>1.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180083F2" w14:textId="28A0F6F0" w:rsidR="00127317" w:rsidRPr="00D603DE" w:rsidRDefault="00127317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usuário deve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escolher a opção de cadastrar paciente</w:t>
            </w:r>
          </w:p>
          <w:p w14:paraId="66D2A4F1" w14:textId="7B590B29" w:rsidR="00127317" w:rsidRPr="00D603DE" w:rsidRDefault="00127317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Inserir 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nome completo, RG, Data de nascimento e número de cartão do sus nos campos disponíveis na tela.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3.5</w:t>
            </w:r>
          </w:p>
          <w:p w14:paraId="3A0E9D13" w14:textId="77777777" w:rsidR="00127317" w:rsidRPr="00D603DE" w:rsidRDefault="00127317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Salva a inserção feita no cartão.</w:t>
            </w:r>
          </w:p>
          <w:p w14:paraId="44AE7096" w14:textId="6312301E" w:rsidR="00127317" w:rsidRPr="00532E59" w:rsidRDefault="00127317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o plantão o </w:t>
            </w:r>
            <w:r w:rsidR="00E86F94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</w:p>
          <w:p w14:paraId="73220467" w14:textId="77777777" w:rsidR="00127317" w:rsidRPr="00824B96" w:rsidRDefault="00127317" w:rsidP="00DB7F45">
            <w:pPr>
              <w:rPr>
                <w:lang w:val="pt-BR"/>
              </w:rPr>
            </w:pP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FE26B" w14:textId="291842CB" w:rsidR="00127317" w:rsidRDefault="00127317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1. O sistema inicia na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 xml:space="preserve">2.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aguarda digitação dos dados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do paciente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>para efetuar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o cadastro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  <w:p w14:paraId="2B6E1E94" w14:textId="2826219D" w:rsidR="00127317" w:rsidRDefault="00127317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3. </w:t>
            </w:r>
            <w:r w:rsidR="00020AF8">
              <w:rPr>
                <w:rFonts w:ascii="Verdana" w:eastAsia="Verdana" w:hAnsi="Verdana" w:cs="Verdana"/>
                <w:sz w:val="16"/>
                <w:lang w:val="pt-BR"/>
              </w:rPr>
              <w:t>O sistema volta para a tela onde requer os dados para consulta do cartão do paciente.</w:t>
            </w:r>
          </w:p>
          <w:p w14:paraId="2FC760B2" w14:textId="4C27E57B" w:rsidR="00127317" w:rsidRPr="005A5E47" w:rsidRDefault="00127317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4. </w:t>
            </w:r>
            <w:r w:rsidR="00020AF8">
              <w:rPr>
                <w:rFonts w:ascii="Verdana" w:eastAsia="Verdana" w:hAnsi="Verdana" w:cs="Verdana"/>
                <w:sz w:val="16"/>
                <w:lang w:val="pt-BR"/>
              </w:rPr>
              <w:t xml:space="preserve">O sistema volta para 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 w:rsidR="00020AF8"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127317" w:rsidRPr="00824B96" w14:paraId="20C288A2" w14:textId="77777777" w:rsidTr="00DB7F45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6A73" w14:textId="77777777" w:rsidR="00127317" w:rsidRPr="00824B96" w:rsidRDefault="00127317" w:rsidP="00DB7F45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466C83CC" w14:textId="77777777" w:rsidTr="00DB7F45">
        <w:trPr>
          <w:trHeight w:val="19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0073EF" w14:textId="2D5586EF" w:rsidR="00127317" w:rsidRPr="00485458" w:rsidRDefault="00020AF8" w:rsidP="00DB7F45">
            <w:pPr>
              <w:ind w:right="4101"/>
              <w:rPr>
                <w:rFonts w:ascii="Verdana" w:hAnsi="Verdana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Não há.</w:t>
            </w:r>
          </w:p>
        </w:tc>
      </w:tr>
      <w:tr w:rsidR="00127317" w:rsidRPr="00824B96" w14:paraId="0F4A66E5" w14:textId="77777777" w:rsidTr="00DB7F45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8F922" w14:textId="77777777" w:rsidR="00127317" w:rsidRPr="00824B96" w:rsidRDefault="00127317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7EE417C8" w14:textId="77777777" w:rsidTr="00DB7F45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A14FE" w14:textId="77777777" w:rsidR="00127317" w:rsidRPr="00824B96" w:rsidRDefault="0012731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07B3E73B" w14:textId="77777777" w:rsidTr="00DB7F45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146C0" w14:textId="77777777" w:rsidR="00127317" w:rsidRPr="00824B96" w:rsidRDefault="00127317" w:rsidP="00DB7F45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5A10EB69" w14:textId="77777777" w:rsidTr="00DB7F45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6DBF" w14:textId="77777777" w:rsidR="00127317" w:rsidRPr="00824B96" w:rsidRDefault="0012731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407C6B0D" w14:textId="77777777" w:rsidTr="00DB7F45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40FBB" w14:textId="77777777" w:rsidR="00127317" w:rsidRPr="00824B96" w:rsidRDefault="00127317" w:rsidP="00DB7F45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127317" w:rsidRPr="00824B96" w14:paraId="7165BCE8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39DB4" w14:textId="17DCB425" w:rsidR="00127317" w:rsidRPr="002230FF" w:rsidRDefault="002230FF" w:rsidP="00DB7F45">
            <w:pPr>
              <w:rPr>
                <w:rFonts w:ascii="Verdana" w:hAnsi="Verdana"/>
                <w:lang w:val="pt-BR"/>
              </w:rPr>
            </w:pPr>
            <w:r w:rsidRPr="002230FF">
              <w:rPr>
                <w:rFonts w:ascii="Verdana" w:hAnsi="Verdana"/>
                <w:sz w:val="16"/>
                <w:szCs w:val="16"/>
                <w:lang w:val="pt-BR"/>
              </w:rPr>
              <w:t xml:space="preserve">Ao cadastrar um paciente o sistema disponibilizará a opção de consultar o mesmo. </w:t>
            </w:r>
          </w:p>
        </w:tc>
      </w:tr>
    </w:tbl>
    <w:p w14:paraId="15DB69DD" w14:textId="09E0A0CE" w:rsidR="00127317" w:rsidRDefault="00127317" w:rsidP="00112FDD">
      <w:pPr>
        <w:ind w:left="720"/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EC558E" w:rsidRPr="00824B96" w14:paraId="2552F0A6" w14:textId="77777777" w:rsidTr="00705A6E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6A7345B7" w14:textId="77777777" w:rsidR="00EC558E" w:rsidRPr="00824B96" w:rsidRDefault="00EC558E" w:rsidP="00705A6E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63467118" w14:textId="78A0AF98" w:rsidR="00EC558E" w:rsidRPr="00FC3AFF" w:rsidRDefault="00EC558E" w:rsidP="00705A6E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9" w:name="_Toc73546063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 xml:space="preserve">Alterar </w:t>
            </w:r>
            <w:r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Cadastro Paciente</w:t>
            </w:r>
            <w:bookmarkEnd w:id="9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206D89FA" w14:textId="288FA15C" w:rsidR="00EC558E" w:rsidRPr="00824B96" w:rsidRDefault="00EC558E" w:rsidP="00705A6E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6</w:t>
            </w:r>
          </w:p>
        </w:tc>
      </w:tr>
      <w:tr w:rsidR="00EC558E" w:rsidRPr="00824B96" w14:paraId="2544FD94" w14:textId="77777777" w:rsidTr="00705A6E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6C5F3" w14:textId="77777777" w:rsidR="00EC558E" w:rsidRPr="00824B96" w:rsidRDefault="00EC558E" w:rsidP="00705A6E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EC558E" w:rsidRPr="00824B96" w14:paraId="1E234442" w14:textId="77777777" w:rsidTr="00705A6E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0EBCF" w14:textId="2666D5C5" w:rsidR="00EC558E" w:rsidRPr="00824B96" w:rsidRDefault="00EC558E" w:rsidP="00705A6E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Permite a editar alguma informação inserida no cadastro do paciente que esteja de forma incorreta ou incoerente.</w:t>
            </w:r>
          </w:p>
        </w:tc>
      </w:tr>
      <w:tr w:rsidR="00EC558E" w:rsidRPr="00824B96" w14:paraId="4097F9A7" w14:textId="77777777" w:rsidTr="00705A6E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E6C92" w14:textId="77777777" w:rsidR="00EC558E" w:rsidRPr="00824B96" w:rsidRDefault="00EC558E" w:rsidP="00705A6E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4575CE7D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142A1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 xml:space="preserve">Usuário com perfil: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Gerente ou Aplicador</w:t>
            </w:r>
          </w:p>
        </w:tc>
      </w:tr>
      <w:tr w:rsidR="00EC558E" w:rsidRPr="00824B96" w14:paraId="5A98840A" w14:textId="77777777" w:rsidTr="00705A6E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F6D7F" w14:textId="77777777" w:rsidR="00EC558E" w:rsidRPr="00824B96" w:rsidRDefault="00EC558E" w:rsidP="00705A6E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4C25B9EF" w14:textId="77777777" w:rsidTr="00705A6E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E6AD8" w14:textId="77777777" w:rsidR="00EC558E" w:rsidRPr="00755679" w:rsidRDefault="00EC558E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O paciente precisa estar cadastrado.</w:t>
            </w:r>
          </w:p>
        </w:tc>
      </w:tr>
      <w:tr w:rsidR="00EC558E" w:rsidRPr="00824B96" w14:paraId="5E911672" w14:textId="77777777" w:rsidTr="00705A6E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ADB04" w14:textId="77777777" w:rsidR="00EC558E" w:rsidRPr="00824B96" w:rsidRDefault="00EC558E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57CE25C2" w14:textId="77777777" w:rsidTr="00705A6E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70620" w14:textId="77777777" w:rsidR="00EC558E" w:rsidRPr="00824B96" w:rsidRDefault="00EC558E" w:rsidP="00705A6E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2FD5A" w14:textId="77777777" w:rsidR="00EC558E" w:rsidRPr="00824B96" w:rsidRDefault="00EC558E" w:rsidP="00705A6E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1E1613CF" w14:textId="77777777" w:rsidTr="00705A6E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B68EF" w14:textId="77777777" w:rsidR="00EC558E" w:rsidRPr="00D603DE" w:rsidRDefault="00EC558E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1.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71454A0D" w14:textId="5F918065" w:rsidR="00EC558E" w:rsidRDefault="00EC558E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usuário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deve clicar no ícone de editar ao lado do nome do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paciente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na tela do cartão do paciente. </w:t>
            </w:r>
          </w:p>
          <w:p w14:paraId="0A36BB87" w14:textId="3733A7AE" w:rsidR="00EC558E" w:rsidRPr="00D603DE" w:rsidRDefault="00EC558E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O usuário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corrige a informação que necessite ser alterada.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 xml:space="preserve"> Figura 3.6</w:t>
            </w:r>
          </w:p>
          <w:p w14:paraId="70C4E59C" w14:textId="78268BB6" w:rsidR="00EC558E" w:rsidRPr="00D603DE" w:rsidRDefault="00EC558E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Salva a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altera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ção feita no cartão.</w:t>
            </w:r>
          </w:p>
          <w:p w14:paraId="4CA97B05" w14:textId="2D4CD8D1" w:rsidR="00EC558E" w:rsidRPr="00D603DE" w:rsidRDefault="00EC558E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Finalizar a consulta do cartão do paciente.</w:t>
            </w:r>
          </w:p>
          <w:p w14:paraId="0BEC0CD7" w14:textId="3F5B515B" w:rsidR="00EC558E" w:rsidRPr="00EE6757" w:rsidRDefault="00EC558E" w:rsidP="00EC558E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6.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o plantão 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55AE9" w14:textId="77777777" w:rsidR="00EC558E" w:rsidRDefault="00EC558E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1. O sistema inicia na tela de login do usuário 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 xml:space="preserve">2.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aguarda digitação dos dados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do paciente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>para efetuar a pesquisa do cartão de vacina.</w:t>
            </w:r>
          </w:p>
          <w:p w14:paraId="3D6D8F6F" w14:textId="77777777" w:rsidR="00EC558E" w:rsidRDefault="00EC558E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3. O sistema mostra o cartão de vacinas completo do paciente e os seus dados pessoais cadastrados.</w:t>
            </w:r>
          </w:p>
          <w:p w14:paraId="2F2479A8" w14:textId="77777777" w:rsidR="00EC558E" w:rsidRDefault="00EC558E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4. O sistema busca no banco de dados as informações do paciente e mostra na tela para que possam ser alterados.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>5. O cartão é atualizado com as novas informações inseridas.</w:t>
            </w:r>
          </w:p>
          <w:p w14:paraId="255BDDD3" w14:textId="77777777" w:rsidR="00EC558E" w:rsidRDefault="00EC558E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6. O sistema volta para os dados do cartão do paciente.</w:t>
            </w:r>
          </w:p>
          <w:p w14:paraId="5059BF8B" w14:textId="77777777" w:rsidR="00EC558E" w:rsidRPr="005A5E47" w:rsidRDefault="00EC558E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7. O sistema volta para a tela inicial de login do usuário.</w:t>
            </w:r>
          </w:p>
        </w:tc>
      </w:tr>
      <w:tr w:rsidR="00EC558E" w:rsidRPr="00824B96" w14:paraId="14324DCB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2BDA5" w14:textId="77777777" w:rsidR="00EC558E" w:rsidRPr="00824B96" w:rsidRDefault="00EC558E" w:rsidP="00705A6E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51CDD316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F18F8" w14:textId="77777777" w:rsidR="00EC558E" w:rsidRPr="00FD254A" w:rsidRDefault="00EC558E" w:rsidP="00705A6E">
            <w:pP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</w:pPr>
            <w: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>Não há</w:t>
            </w:r>
          </w:p>
        </w:tc>
      </w:tr>
      <w:tr w:rsidR="00EC558E" w:rsidRPr="00824B96" w14:paraId="716B5EBD" w14:textId="77777777" w:rsidTr="00705A6E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7C988" w14:textId="77777777" w:rsidR="00EC558E" w:rsidRPr="00824B96" w:rsidRDefault="00EC558E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0D6BDAEB" w14:textId="77777777" w:rsidTr="00705A6E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6DEC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lastRenderedPageBreak/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6719EC34" w14:textId="77777777" w:rsidTr="00705A6E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A1739" w14:textId="77777777" w:rsidR="00EC558E" w:rsidRPr="00824B96" w:rsidRDefault="00EC558E" w:rsidP="00705A6E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2CDBB481" w14:textId="77777777" w:rsidTr="00705A6E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76287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71ACBC1E" w14:textId="77777777" w:rsidTr="00705A6E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87C14" w14:textId="77777777" w:rsidR="00EC558E" w:rsidRPr="00824B96" w:rsidRDefault="00EC558E" w:rsidP="00705A6E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EC558E" w:rsidRPr="00824B96" w14:paraId="116A1BF5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9B53A" w14:textId="77777777" w:rsidR="00EC558E" w:rsidRPr="00824B96" w:rsidRDefault="00EC558E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0985A893" w14:textId="67A0C98B" w:rsidR="00E86F94" w:rsidRDefault="00E86F94" w:rsidP="00112FDD">
      <w:pPr>
        <w:ind w:left="720"/>
        <w:rPr>
          <w:lang w:val="pt-BR"/>
        </w:rPr>
      </w:pPr>
    </w:p>
    <w:p w14:paraId="1E60D7E7" w14:textId="77777777" w:rsidR="00E86F94" w:rsidRDefault="00E86F94" w:rsidP="00112FDD">
      <w:pPr>
        <w:ind w:left="720"/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683AED" w:rsidRPr="00824B96" w14:paraId="0C30FE0B" w14:textId="77777777" w:rsidTr="00DB7F45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1C248738" w14:textId="77777777" w:rsidR="00683AED" w:rsidRPr="00824B96" w:rsidRDefault="00683AED" w:rsidP="00DB7F45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4064255E" w14:textId="7CE41675" w:rsidR="00683AED" w:rsidRPr="00FC3AFF" w:rsidRDefault="00FC3AFF" w:rsidP="00FC3AFF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10" w:name="_Toc73546064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Cadastrar Vacina</w:t>
            </w:r>
            <w:bookmarkEnd w:id="10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5CFA5F90" w14:textId="66CCBC36" w:rsidR="00683AED" w:rsidRPr="00824B96" w:rsidRDefault="00683AED" w:rsidP="00DB7F45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7</w:t>
            </w: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50B3D4B0" w14:textId="77777777" w:rsidTr="00DB7F45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EA098" w14:textId="77777777" w:rsidR="00683AED" w:rsidRPr="00824B96" w:rsidRDefault="00683AED" w:rsidP="00DB7F45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683AED" w:rsidRPr="00824B96" w14:paraId="19C09402" w14:textId="77777777" w:rsidTr="00DB7F45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34C3D" w14:textId="6D6D65DD" w:rsidR="00683AED" w:rsidRPr="00824B96" w:rsidRDefault="00683AED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Efetua o cadastro de um</w:t>
            </w:r>
            <w:r w:rsidR="00DF39DF">
              <w:rPr>
                <w:rFonts w:ascii="Verdana" w:eastAsia="Verdana" w:hAnsi="Verdana" w:cs="Verdana"/>
                <w:sz w:val="16"/>
                <w:lang w:val="pt-BR"/>
              </w:rPr>
              <w:t>a vacina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no sistema.</w:t>
            </w:r>
          </w:p>
        </w:tc>
      </w:tr>
      <w:tr w:rsidR="00683AED" w:rsidRPr="00824B96" w14:paraId="2FBE5F9F" w14:textId="77777777" w:rsidTr="00DB7F45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ACE05" w14:textId="77777777" w:rsidR="00683AED" w:rsidRPr="00824B96" w:rsidRDefault="00683AED" w:rsidP="00DB7F45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5244BB2D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72D61" w14:textId="4149165D" w:rsidR="00683AED" w:rsidRPr="00824B96" w:rsidRDefault="00683AE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Usuário com perfil:</w:t>
            </w:r>
            <w:r w:rsidR="00DF39DF">
              <w:rPr>
                <w:rFonts w:ascii="Verdana" w:eastAsia="Verdana" w:hAnsi="Verdana" w:cs="Verdana"/>
                <w:sz w:val="16"/>
                <w:lang w:val="pt-BR"/>
              </w:rPr>
              <w:t xml:space="preserve">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</w:t>
            </w:r>
          </w:p>
        </w:tc>
      </w:tr>
      <w:tr w:rsidR="00683AED" w:rsidRPr="00824B96" w14:paraId="384605E4" w14:textId="77777777" w:rsidTr="00DB7F45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D9E7E" w14:textId="77777777" w:rsidR="00683AED" w:rsidRPr="00824B96" w:rsidRDefault="00683AED" w:rsidP="00DB7F45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0F13CE9A" w14:textId="77777777" w:rsidTr="00DB7F45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CC58E" w14:textId="774340B6" w:rsidR="00683AED" w:rsidRPr="00824B96" w:rsidRDefault="00683AED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Verificar que </w:t>
            </w:r>
            <w:r w:rsidR="00DF39DF">
              <w:rPr>
                <w:rFonts w:ascii="Verdana" w:eastAsia="Verdana" w:hAnsi="Verdana" w:cs="Verdana"/>
                <w:sz w:val="16"/>
                <w:lang w:val="pt-BR"/>
              </w:rPr>
              <w:t>a vacina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não existe no sistema.</w:t>
            </w:r>
          </w:p>
        </w:tc>
      </w:tr>
      <w:tr w:rsidR="00683AED" w:rsidRPr="00824B96" w14:paraId="6EC78437" w14:textId="77777777" w:rsidTr="00DB7F45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9A0B9" w14:textId="77777777" w:rsidR="00683AED" w:rsidRPr="00824B96" w:rsidRDefault="00683AED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198C2C0E" w14:textId="77777777" w:rsidTr="00DB7F45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815DB" w14:textId="77777777" w:rsidR="00683AED" w:rsidRPr="00824B96" w:rsidRDefault="00683AED" w:rsidP="00DB7F45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B77B4" w14:textId="77777777" w:rsidR="00683AED" w:rsidRPr="00824B96" w:rsidRDefault="00683AED" w:rsidP="00DB7F45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3643EEB8" w14:textId="77777777" w:rsidTr="00DB7F45">
        <w:trPr>
          <w:trHeight w:val="2289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2CBA3" w14:textId="6CACB19C" w:rsidR="00683AED" w:rsidRPr="00D603DE" w:rsidRDefault="00683AED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1.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01CAE8B0" w14:textId="079DAFFD" w:rsidR="00683AED" w:rsidRPr="00D603DE" w:rsidRDefault="00683AED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usuário deve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escolher a opção de cadastrar 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>vacina</w:t>
            </w:r>
          </w:p>
          <w:p w14:paraId="604D4B74" w14:textId="215C0925" w:rsidR="00683AED" w:rsidRPr="00D603DE" w:rsidRDefault="00683AED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Inserir 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 xml:space="preserve">nome da vacina, 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F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>abrica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nte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 xml:space="preserve">, 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Tipo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 xml:space="preserve">, 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Quantidade de D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 xml:space="preserve">oses e 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E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 xml:space="preserve">ficácia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nos campos disponíveis na tela.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7</w:t>
            </w:r>
          </w:p>
          <w:p w14:paraId="10547EBB" w14:textId="1880BBF1" w:rsidR="00683AED" w:rsidRPr="00D603DE" w:rsidRDefault="00683AED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Salva a inserção feita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>.</w:t>
            </w:r>
          </w:p>
          <w:p w14:paraId="3C6C91C7" w14:textId="3F64D6A3" w:rsidR="00683AED" w:rsidRPr="00DF39DF" w:rsidRDefault="00683AED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</w:t>
            </w:r>
            <w:r w:rsidR="00DF39DF">
              <w:rPr>
                <w:rFonts w:ascii="Verdana" w:hAnsi="Verdana"/>
                <w:sz w:val="16"/>
                <w:szCs w:val="16"/>
                <w:lang w:val="pt-BR"/>
              </w:rPr>
              <w:t>a atividade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</w:p>
          <w:p w14:paraId="2C216113" w14:textId="77777777" w:rsidR="00683AED" w:rsidRPr="00824B96" w:rsidRDefault="00683AED" w:rsidP="00DB7F45">
            <w:pPr>
              <w:rPr>
                <w:lang w:val="pt-BR"/>
              </w:rPr>
            </w:pP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1CCD0" w14:textId="23FD4DE0" w:rsidR="00DF39DF" w:rsidRDefault="00683AED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1. O sistema inicia na tela inicial de login do </w:t>
            </w:r>
            <w:r w:rsidR="00DF39DF">
              <w:rPr>
                <w:rFonts w:ascii="Verdana" w:eastAsia="Verdana" w:hAnsi="Verdana" w:cs="Verdana"/>
                <w:sz w:val="16"/>
                <w:lang w:val="pt-BR"/>
              </w:rPr>
              <w:t xml:space="preserve">usuário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 xml:space="preserve">2.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</w:t>
            </w:r>
            <w:r w:rsidR="00DF39DF">
              <w:rPr>
                <w:rFonts w:ascii="Verdana" w:eastAsia="Verdana" w:hAnsi="Verdana" w:cs="Verdana"/>
                <w:sz w:val="16"/>
                <w:lang w:val="pt-BR"/>
              </w:rPr>
              <w:t>mostra todas as vacinas cadastradas em forma de lista.</w:t>
            </w:r>
          </w:p>
          <w:p w14:paraId="1795F151" w14:textId="4096D3A5" w:rsidR="00683AED" w:rsidRDefault="00DF39DF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3</w:t>
            </w:r>
            <w:r w:rsidR="00683AED" w:rsidRPr="00D603DE">
              <w:rPr>
                <w:rFonts w:ascii="Verdana" w:eastAsia="Verdana" w:hAnsi="Verdana" w:cs="Verdana"/>
                <w:sz w:val="16"/>
                <w:lang w:val="pt-BR"/>
              </w:rPr>
              <w:t>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O formulário de inserção de dados de cadastro de vacina é exibido com os campos de texto que aguardam as informações.</w:t>
            </w:r>
          </w:p>
          <w:p w14:paraId="6E577AFA" w14:textId="62AA469A" w:rsidR="00683AED" w:rsidRDefault="00DF39DF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4</w:t>
            </w:r>
            <w:r w:rsidR="00683AED">
              <w:rPr>
                <w:rFonts w:ascii="Verdana" w:eastAsia="Verdana" w:hAnsi="Verdana" w:cs="Verdana"/>
                <w:sz w:val="16"/>
                <w:lang w:val="pt-BR"/>
              </w:rPr>
              <w:t>. O sistema volta para a tela onde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mostra todas as vacinas cadastradas</w:t>
            </w:r>
            <w:r w:rsidR="00683AED"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  <w:p w14:paraId="2D15BEC2" w14:textId="60C3ED79" w:rsidR="00683AED" w:rsidRPr="005A5E47" w:rsidRDefault="00DF39DF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5</w:t>
            </w:r>
            <w:r w:rsidR="00683AED">
              <w:rPr>
                <w:rFonts w:ascii="Verdana" w:eastAsia="Verdana" w:hAnsi="Verdana" w:cs="Verdana"/>
                <w:sz w:val="16"/>
                <w:lang w:val="pt-BR"/>
              </w:rPr>
              <w:t xml:space="preserve">. O sistema volta para 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</w:t>
            </w:r>
            <w:r w:rsidR="00683AED"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683AED" w:rsidRPr="00824B96" w14:paraId="4D4EC0B8" w14:textId="77777777" w:rsidTr="00DB7F45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9E54E" w14:textId="77777777" w:rsidR="00683AED" w:rsidRPr="00824B96" w:rsidRDefault="00683AED" w:rsidP="00DB7F45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D254A" w:rsidRPr="00FD254A" w14:paraId="1553D268" w14:textId="77777777" w:rsidTr="00DB7F45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5B5C" w14:textId="0C877722" w:rsidR="00FD254A" w:rsidRPr="00FD254A" w:rsidRDefault="00FD254A" w:rsidP="00FD254A">
            <w:pP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</w:pPr>
            <w: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 xml:space="preserve">1. </w:t>
            </w:r>
            <w:r w:rsidRPr="00FD254A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 xml:space="preserve">O </w:t>
            </w:r>
            <w:r w:rsidR="00A2304A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>Gerente</w:t>
            </w:r>
            <w:r w:rsidRPr="00FD254A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 xml:space="preserve"> pode inserir um dado errado sobre a vacina.</w:t>
            </w:r>
          </w:p>
        </w:tc>
      </w:tr>
      <w:tr w:rsidR="00683AED" w:rsidRPr="00824B96" w14:paraId="09887ABF" w14:textId="77777777" w:rsidTr="00DB7F45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83A7C" w14:textId="77777777" w:rsidR="00683AED" w:rsidRPr="00824B96" w:rsidRDefault="00683AED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5EF86B11" w14:textId="77777777" w:rsidTr="00DB7F45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9A0BE" w14:textId="77777777" w:rsidR="00683AED" w:rsidRPr="00824B96" w:rsidRDefault="00683AE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0AFBE0C5" w14:textId="77777777" w:rsidTr="00DB7F45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06767" w14:textId="77777777" w:rsidR="00683AED" w:rsidRPr="00824B96" w:rsidRDefault="00683AED" w:rsidP="00DB7F45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702C619E" w14:textId="77777777" w:rsidTr="00DB7F45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A8CE7" w14:textId="77777777" w:rsidR="00683AED" w:rsidRPr="00824B96" w:rsidRDefault="00683AED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1B19100B" w14:textId="77777777" w:rsidTr="00DB7F45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D338" w14:textId="77777777" w:rsidR="00683AED" w:rsidRPr="00824B96" w:rsidRDefault="00683AED" w:rsidP="00DB7F45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683AED" w:rsidRPr="00824B96" w14:paraId="4BFCAB1B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943D9" w14:textId="058A5919" w:rsidR="00683AED" w:rsidRPr="000F4BBD" w:rsidRDefault="00B9175E" w:rsidP="00DB7F45">
            <w:pPr>
              <w:rPr>
                <w:rFonts w:ascii="Verdana" w:hAnsi="Verdana"/>
                <w:lang w:val="pt-BR"/>
              </w:rPr>
            </w:pPr>
            <w:r w:rsidRPr="000F4BBD">
              <w:rPr>
                <w:rFonts w:ascii="Verdana" w:hAnsi="Verdana"/>
                <w:sz w:val="16"/>
                <w:szCs w:val="16"/>
                <w:lang w:val="pt-BR"/>
              </w:rPr>
              <w:t xml:space="preserve">As vacinas cadastradas no sistema serão exibidas em formato de lista logo após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0F4BBD">
              <w:rPr>
                <w:rFonts w:ascii="Verdana" w:hAnsi="Verdana"/>
                <w:sz w:val="16"/>
                <w:szCs w:val="16"/>
                <w:lang w:val="pt-BR"/>
              </w:rPr>
              <w:t xml:space="preserve"> efetuar o seu login. </w:t>
            </w:r>
          </w:p>
        </w:tc>
      </w:tr>
    </w:tbl>
    <w:p w14:paraId="34EC444A" w14:textId="77777777" w:rsidR="00FD48A1" w:rsidRPr="00112FDD" w:rsidRDefault="00FD48A1" w:rsidP="00045475">
      <w:pPr>
        <w:rPr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D31477" w:rsidRPr="00824B96" w14:paraId="339F3616" w14:textId="77777777" w:rsidTr="00DB7F45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3C4F0375" w14:textId="77777777" w:rsidR="00D31477" w:rsidRPr="00824B96" w:rsidRDefault="00D31477" w:rsidP="00DB7F45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3E4466C3" w14:textId="7DD8F18F" w:rsidR="00D31477" w:rsidRPr="00FC3AFF" w:rsidRDefault="00FC3AFF" w:rsidP="00FC3AFF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11" w:name="_Toc73546065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Alterar Cadastro Vacina</w:t>
            </w:r>
            <w:bookmarkEnd w:id="11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612716B6" w14:textId="3347326C" w:rsidR="00D31477" w:rsidRPr="00824B96" w:rsidRDefault="00D31477" w:rsidP="00DB7F45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8</w:t>
            </w:r>
          </w:p>
        </w:tc>
      </w:tr>
      <w:tr w:rsidR="00D31477" w:rsidRPr="00824B96" w14:paraId="2E3D2408" w14:textId="77777777" w:rsidTr="00DB7F45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AA808" w14:textId="77777777" w:rsidR="00D31477" w:rsidRPr="00824B96" w:rsidRDefault="00D31477" w:rsidP="00DB7F45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D31477" w:rsidRPr="00824B96" w14:paraId="51BB1B67" w14:textId="77777777" w:rsidTr="00DB7F45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1ABF" w14:textId="75DE9973" w:rsidR="00D31477" w:rsidRPr="00824B96" w:rsidRDefault="00D31477" w:rsidP="00DB7F45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Permite a editar alguma informação inserida </w:t>
            </w:r>
            <w:r w:rsidR="009105E3">
              <w:rPr>
                <w:rFonts w:ascii="Verdana" w:eastAsia="Verdana" w:hAnsi="Verdana" w:cs="Verdana"/>
                <w:sz w:val="16"/>
                <w:lang w:val="pt-BR"/>
              </w:rPr>
              <w:t>cadastro da vacina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que esteja de forma incorreta.</w:t>
            </w:r>
          </w:p>
        </w:tc>
      </w:tr>
      <w:tr w:rsidR="00D31477" w:rsidRPr="00824B96" w14:paraId="1E68C6DA" w14:textId="77777777" w:rsidTr="00DB7F45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72EBD" w14:textId="77777777" w:rsidR="00D31477" w:rsidRPr="00824B96" w:rsidRDefault="00D31477" w:rsidP="00DB7F45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2F6841B8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169E5" w14:textId="46901CC8" w:rsidR="00D31477" w:rsidRPr="00824B96" w:rsidRDefault="00D3147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Usuário com perfil:</w:t>
            </w:r>
            <w:r w:rsidR="009105E3">
              <w:rPr>
                <w:rFonts w:ascii="Verdana" w:eastAsia="Verdana" w:hAnsi="Verdana" w:cs="Verdana"/>
                <w:sz w:val="16"/>
                <w:lang w:val="pt-BR"/>
              </w:rPr>
              <w:t xml:space="preserve">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</w:t>
            </w:r>
          </w:p>
        </w:tc>
      </w:tr>
      <w:tr w:rsidR="00D31477" w:rsidRPr="00824B96" w14:paraId="29404A0A" w14:textId="77777777" w:rsidTr="00DB7F45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E0D47" w14:textId="77777777" w:rsidR="00D31477" w:rsidRPr="00824B96" w:rsidRDefault="00D31477" w:rsidP="00DB7F45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1FB02DC1" w14:textId="77777777" w:rsidTr="00DB7F45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53508" w14:textId="2FFD830F" w:rsidR="00D31477" w:rsidRPr="00755679" w:rsidRDefault="009105E3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lastRenderedPageBreak/>
              <w:t xml:space="preserve">A vacina </w:t>
            </w:r>
            <w:r w:rsidR="00D31477">
              <w:rPr>
                <w:rFonts w:ascii="Verdana" w:eastAsia="Verdana" w:hAnsi="Verdana" w:cs="Verdana"/>
                <w:sz w:val="16"/>
                <w:lang w:val="pt-BR"/>
              </w:rPr>
              <w:t xml:space="preserve">precisa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ter sido</w:t>
            </w:r>
            <w:r w:rsidR="00D31477">
              <w:rPr>
                <w:rFonts w:ascii="Verdana" w:eastAsia="Verdana" w:hAnsi="Verdana" w:cs="Verdana"/>
                <w:sz w:val="16"/>
                <w:lang w:val="pt-BR"/>
              </w:rPr>
              <w:t xml:space="preserve"> cadastrad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a</w:t>
            </w:r>
            <w:r w:rsidR="00D31477"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D31477" w:rsidRPr="00824B96" w14:paraId="2DB5FB87" w14:textId="77777777" w:rsidTr="00DB7F45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80148" w14:textId="77777777" w:rsidR="00D31477" w:rsidRPr="00824B96" w:rsidRDefault="00D31477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40EC99C7" w14:textId="77777777" w:rsidTr="00DB7F45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31C0" w14:textId="77777777" w:rsidR="00D31477" w:rsidRPr="00824B96" w:rsidRDefault="00D31477" w:rsidP="00DB7F45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6612" w14:textId="77777777" w:rsidR="00D31477" w:rsidRPr="00824B96" w:rsidRDefault="00D31477" w:rsidP="00DB7F45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1B0D1980" w14:textId="77777777" w:rsidTr="00DB7F45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4DF2" w14:textId="07835F18" w:rsidR="00D31477" w:rsidRPr="00D603DE" w:rsidRDefault="00D31477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1.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 w:rsidR="00177961"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22F885E0" w14:textId="4A958BE4" w:rsidR="00D31477" w:rsidRPr="00D603DE" w:rsidRDefault="00720F12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2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. O </w:t>
            </w:r>
            <w:r w:rsidR="00A2304A"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 deve 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informar o código da vacina a ser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 altera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da e clicar no botão de alterar cadastro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>.</w:t>
            </w:r>
          </w:p>
          <w:p w14:paraId="3334A3F0" w14:textId="52D9A61D" w:rsidR="00D31477" w:rsidRPr="00D603DE" w:rsidRDefault="00720F12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3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. </w:t>
            </w:r>
            <w:r w:rsidR="00D31477" w:rsidRPr="00D603DE">
              <w:rPr>
                <w:rFonts w:ascii="Verdana" w:hAnsi="Verdana"/>
                <w:sz w:val="16"/>
                <w:szCs w:val="16"/>
                <w:lang w:val="pt-BR"/>
              </w:rPr>
              <w:t>O usuário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 corrige a informação que necessite ser alterada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.</w:t>
            </w:r>
          </w:p>
          <w:p w14:paraId="0582058F" w14:textId="250F43F0" w:rsidR="00D31477" w:rsidRPr="00D603DE" w:rsidRDefault="00720F12" w:rsidP="00DB7F45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4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. </w:t>
            </w:r>
            <w:r w:rsidR="00D31477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Salva a 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>altera</w:t>
            </w:r>
            <w:r w:rsidR="00D31477" w:rsidRPr="00D603DE">
              <w:rPr>
                <w:rFonts w:ascii="Verdana" w:hAnsi="Verdana"/>
                <w:sz w:val="16"/>
                <w:szCs w:val="16"/>
                <w:lang w:val="pt-BR"/>
              </w:rPr>
              <w:t>ção feita.</w:t>
            </w:r>
            <w:r w:rsidR="00875373">
              <w:rPr>
                <w:rFonts w:ascii="Verdana" w:hAnsi="Verdana"/>
                <w:sz w:val="16"/>
                <w:szCs w:val="16"/>
                <w:lang w:val="pt-BR"/>
              </w:rPr>
              <w:t xml:space="preserve"> Figura 3.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8</w:t>
            </w:r>
          </w:p>
          <w:p w14:paraId="11FF5EFB" w14:textId="15B4FF82" w:rsidR="00D31477" w:rsidRPr="00EE6757" w:rsidRDefault="00720F12" w:rsidP="00DB7F45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5</w:t>
            </w:r>
            <w:r w:rsidR="00D31477">
              <w:rPr>
                <w:rFonts w:ascii="Verdana" w:hAnsi="Verdana"/>
                <w:sz w:val="16"/>
                <w:szCs w:val="16"/>
                <w:lang w:val="pt-BR"/>
              </w:rPr>
              <w:t xml:space="preserve">. </w:t>
            </w:r>
            <w:r w:rsidR="00D31477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o plantão o </w:t>
            </w:r>
            <w:r w:rsidR="00E52288"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="00D31477"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="00D31477" w:rsidRPr="00D603DE">
              <w:rPr>
                <w:sz w:val="16"/>
                <w:szCs w:val="16"/>
                <w:lang w:val="pt-BR"/>
              </w:rPr>
              <w:t>.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B850D" w14:textId="5BCAF3E8" w:rsidR="00D31477" w:rsidRDefault="00D31477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1. O sistema inicia na tela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Gerente</w:t>
            </w:r>
            <w:r w:rsidR="00720F12">
              <w:rPr>
                <w:rFonts w:ascii="Verdana" w:eastAsia="Verdana" w:hAnsi="Verdana" w:cs="Verdana"/>
                <w:sz w:val="16"/>
                <w:lang w:val="pt-BR"/>
              </w:rPr>
              <w:t xml:space="preserve">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aguardando seus dados para efetuar o login.</w:t>
            </w:r>
          </w:p>
          <w:p w14:paraId="52CE1551" w14:textId="77777777" w:rsidR="00720F12" w:rsidRDefault="00D31477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3. </w:t>
            </w:r>
            <w:r w:rsidR="00720F12"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</w:t>
            </w:r>
            <w:r w:rsidR="00720F12">
              <w:rPr>
                <w:rFonts w:ascii="Verdana" w:eastAsia="Verdana" w:hAnsi="Verdana" w:cs="Verdana"/>
                <w:sz w:val="16"/>
                <w:lang w:val="pt-BR"/>
              </w:rPr>
              <w:t>mostra todas as vacinas cadastradas em forma de lista.</w:t>
            </w:r>
          </w:p>
          <w:p w14:paraId="5B35E792" w14:textId="408FE25B" w:rsidR="00D31477" w:rsidRDefault="00D31477" w:rsidP="00DB7F45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4. O sistema busca no banco de dados as informações d</w:t>
            </w:r>
            <w:r w:rsidR="003E1ACE">
              <w:rPr>
                <w:rFonts w:ascii="Verdana" w:eastAsia="Verdana" w:hAnsi="Verdana" w:cs="Verdana"/>
                <w:sz w:val="16"/>
                <w:lang w:val="pt-BR"/>
              </w:rPr>
              <w:t>a vacina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e mostra na tela para que possam ser alterad</w:t>
            </w:r>
            <w:r w:rsidR="003E1ACE">
              <w:rPr>
                <w:rFonts w:ascii="Verdana" w:eastAsia="Verdana" w:hAnsi="Verdana" w:cs="Verdana"/>
                <w:sz w:val="16"/>
                <w:lang w:val="pt-BR"/>
              </w:rPr>
              <w:t>as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. </w:t>
            </w:r>
          </w:p>
          <w:p w14:paraId="3199CC5A" w14:textId="14469BDB" w:rsidR="003E1ACE" w:rsidRDefault="00D31477" w:rsidP="003E1AC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6. O sistema volta para </w:t>
            </w:r>
            <w:r w:rsidR="003E1ACE">
              <w:rPr>
                <w:rFonts w:ascii="Verdana" w:eastAsia="Verdana" w:hAnsi="Verdana" w:cs="Verdana"/>
                <w:sz w:val="16"/>
                <w:lang w:val="pt-BR"/>
              </w:rPr>
              <w:t xml:space="preserve">a tela onde mostra a lista das vacinas cadastradas, porém já atualizada. </w:t>
            </w:r>
          </w:p>
          <w:p w14:paraId="638FB484" w14:textId="352D145E" w:rsidR="00D31477" w:rsidRPr="005A5E47" w:rsidRDefault="00D31477" w:rsidP="003E1AC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7. O sistema volta para a tela inicial de login do </w:t>
            </w:r>
            <w:r w:rsidR="00A2304A">
              <w:rPr>
                <w:rFonts w:ascii="Verdana" w:eastAsia="Verdana" w:hAnsi="Verdana" w:cs="Verdana"/>
                <w:sz w:val="16"/>
                <w:lang w:val="pt-BR"/>
              </w:rPr>
              <w:t>usuário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.</w:t>
            </w:r>
          </w:p>
        </w:tc>
      </w:tr>
      <w:tr w:rsidR="00D31477" w:rsidRPr="00824B96" w14:paraId="4420C181" w14:textId="77777777" w:rsidTr="00DB7F45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0C67" w14:textId="77777777" w:rsidR="00D31477" w:rsidRPr="00824B96" w:rsidRDefault="00D31477" w:rsidP="00DB7F45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54B42255" w14:textId="77777777" w:rsidTr="00DB7F45">
        <w:trPr>
          <w:trHeight w:val="19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7F879" w14:textId="60560620" w:rsidR="00D31477" w:rsidRPr="00485458" w:rsidRDefault="003E1ACE" w:rsidP="00DB7F45">
            <w:pPr>
              <w:ind w:right="4101"/>
              <w:rPr>
                <w:rFonts w:ascii="Verdana" w:hAnsi="Verdana"/>
                <w:lang w:val="pt-BR"/>
              </w:rPr>
            </w:pPr>
            <w:r w:rsidRPr="003E1ACE">
              <w:rPr>
                <w:rFonts w:ascii="Verdana" w:hAnsi="Verdana"/>
                <w:sz w:val="16"/>
                <w:szCs w:val="16"/>
                <w:lang w:val="pt-BR"/>
              </w:rPr>
              <w:t>Não há.</w:t>
            </w:r>
          </w:p>
        </w:tc>
      </w:tr>
      <w:tr w:rsidR="00D31477" w:rsidRPr="00824B96" w14:paraId="1C65F2D6" w14:textId="77777777" w:rsidTr="00DB7F45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5F1B2" w14:textId="77777777" w:rsidR="00D31477" w:rsidRPr="00824B96" w:rsidRDefault="00D31477" w:rsidP="00DB7F45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40B2C1D5" w14:textId="77777777" w:rsidTr="00DB7F45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1C5ED" w14:textId="77777777" w:rsidR="00D31477" w:rsidRPr="00824B96" w:rsidRDefault="00D3147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60345521" w14:textId="77777777" w:rsidTr="00DB7F45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2CCB7" w14:textId="77777777" w:rsidR="00D31477" w:rsidRPr="00824B96" w:rsidRDefault="00D31477" w:rsidP="00DB7F45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30517C80" w14:textId="77777777" w:rsidTr="00DB7F45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2CC39" w14:textId="77777777" w:rsidR="00D31477" w:rsidRPr="00824B96" w:rsidRDefault="00D3147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535380B3" w14:textId="77777777" w:rsidTr="00DB7F45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21384" w14:textId="77777777" w:rsidR="00D31477" w:rsidRPr="00824B96" w:rsidRDefault="00D31477" w:rsidP="00DB7F45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31477" w:rsidRPr="00824B96" w14:paraId="6F292711" w14:textId="77777777" w:rsidTr="00DB7F45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D3363" w14:textId="77777777" w:rsidR="00D31477" w:rsidRPr="00824B96" w:rsidRDefault="00D31477" w:rsidP="00DB7F45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41CAEAE4" w14:textId="3355574C" w:rsidR="002E1779" w:rsidRDefault="002E1779">
      <w:pPr>
        <w:rPr>
          <w:rFonts w:ascii="Arial" w:hAnsi="Arial" w:cs="Arial"/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F77E2A" w:rsidRPr="00824B96" w14:paraId="5BCD345C" w14:textId="77777777" w:rsidTr="00705A6E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40EC4B58" w14:textId="77777777" w:rsidR="00F77E2A" w:rsidRPr="00824B96" w:rsidRDefault="00F77E2A" w:rsidP="00705A6E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44133447" w14:textId="2A152B82" w:rsidR="00F77E2A" w:rsidRPr="00FC3AFF" w:rsidRDefault="00F77E2A" w:rsidP="00705A6E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12" w:name="_Toc73546066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 xml:space="preserve">Cadastrar </w:t>
            </w:r>
            <w:r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Funcion</w:t>
            </w:r>
            <w:r w:rsidR="00D56C3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á</w:t>
            </w:r>
            <w:r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rio</w:t>
            </w:r>
            <w:bookmarkEnd w:id="12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2FC9624F" w14:textId="61D3F354" w:rsidR="00F77E2A" w:rsidRPr="00824B96" w:rsidRDefault="00F77E2A" w:rsidP="00705A6E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Nº: 0</w:t>
            </w:r>
            <w:r w:rsidR="00D56C3F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9</w:t>
            </w: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47978597" w14:textId="77777777" w:rsidTr="00705A6E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E8815" w14:textId="77777777" w:rsidR="00F77E2A" w:rsidRPr="00824B96" w:rsidRDefault="00F77E2A" w:rsidP="00705A6E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F77E2A" w:rsidRPr="00824B96" w14:paraId="0832AA25" w14:textId="77777777" w:rsidTr="00705A6E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CC447" w14:textId="3BEE17A0" w:rsidR="00F77E2A" w:rsidRPr="00824B96" w:rsidRDefault="00F77E2A" w:rsidP="00705A6E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Efetua o cadastro de um funcionário no sistema.</w:t>
            </w:r>
          </w:p>
        </w:tc>
      </w:tr>
      <w:tr w:rsidR="00F77E2A" w:rsidRPr="00824B96" w14:paraId="51234201" w14:textId="77777777" w:rsidTr="00705A6E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5F275" w14:textId="77777777" w:rsidR="00F77E2A" w:rsidRPr="00824B96" w:rsidRDefault="00F77E2A" w:rsidP="00705A6E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559B610E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7EF7D" w14:textId="77777777" w:rsidR="00F77E2A" w:rsidRPr="00824B96" w:rsidRDefault="00F77E2A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Usuário com perfil: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Gerente</w:t>
            </w:r>
          </w:p>
        </w:tc>
      </w:tr>
      <w:tr w:rsidR="00F77E2A" w:rsidRPr="00824B96" w14:paraId="7628F19E" w14:textId="77777777" w:rsidTr="00705A6E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3D56" w14:textId="77777777" w:rsidR="00F77E2A" w:rsidRPr="00824B96" w:rsidRDefault="00F77E2A" w:rsidP="00705A6E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36D56786" w14:textId="77777777" w:rsidTr="00705A6E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A3163" w14:textId="74430910" w:rsidR="00F77E2A" w:rsidRPr="00824B96" w:rsidRDefault="00F77E2A" w:rsidP="00705A6E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Verificar que o funcionário não existe no sistema.</w:t>
            </w:r>
          </w:p>
        </w:tc>
      </w:tr>
      <w:tr w:rsidR="00F77E2A" w:rsidRPr="00824B96" w14:paraId="4E2C27AB" w14:textId="77777777" w:rsidTr="00705A6E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1613D" w14:textId="77777777" w:rsidR="00F77E2A" w:rsidRPr="00824B96" w:rsidRDefault="00F77E2A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39398E4A" w14:textId="77777777" w:rsidTr="00705A6E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AA20B" w14:textId="77777777" w:rsidR="00F77E2A" w:rsidRPr="00824B96" w:rsidRDefault="00F77E2A" w:rsidP="00705A6E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2815" w14:textId="77777777" w:rsidR="00F77E2A" w:rsidRPr="00824B96" w:rsidRDefault="00F77E2A" w:rsidP="00705A6E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52214B59" w14:textId="77777777" w:rsidTr="00705A6E">
        <w:trPr>
          <w:trHeight w:val="2289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46C7F" w14:textId="77777777" w:rsidR="00F77E2A" w:rsidRPr="00D603DE" w:rsidRDefault="00F77E2A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1.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5A932624" w14:textId="35EDE190" w:rsidR="00F77E2A" w:rsidRPr="00D603DE" w:rsidRDefault="00F77E2A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usuário deve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escolher a opção de cadastrar funcionário</w:t>
            </w:r>
          </w:p>
          <w:p w14:paraId="5A2B2365" w14:textId="40EDEAA6" w:rsidR="00F77E2A" w:rsidRPr="00D603DE" w:rsidRDefault="00F77E2A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Inserir 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nome do funcionário, RG, CPF e cargo nos campos disponíveis na tela.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 xml:space="preserve"> Figura 3.9</w:t>
            </w:r>
          </w:p>
          <w:p w14:paraId="43F9BE3F" w14:textId="77777777" w:rsidR="00F77E2A" w:rsidRPr="00D603DE" w:rsidRDefault="00F77E2A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Salva a inserção feita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.</w:t>
            </w:r>
          </w:p>
          <w:p w14:paraId="5F044795" w14:textId="77777777" w:rsidR="00F77E2A" w:rsidRPr="00DF39DF" w:rsidRDefault="00F77E2A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a atividade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</w:p>
          <w:p w14:paraId="423B1105" w14:textId="77777777" w:rsidR="00F77E2A" w:rsidRPr="00824B96" w:rsidRDefault="00F77E2A" w:rsidP="00705A6E">
            <w:pPr>
              <w:rPr>
                <w:lang w:val="pt-BR"/>
              </w:rPr>
            </w:pP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8CA40" w14:textId="211F6E05" w:rsidR="00F77E2A" w:rsidRDefault="00F77E2A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1. O sistema inicia na tela inicial de login do usuário aguardando seus dados para efetuar o login.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br/>
              <w:t xml:space="preserve">2.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mostra todos os funcionários cadastrados em forma de lista.</w:t>
            </w:r>
          </w:p>
          <w:p w14:paraId="3F43E67F" w14:textId="253D0C41" w:rsidR="00F77E2A" w:rsidRDefault="00F77E2A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3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>.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O formulário de inserção de dados de cadastro de 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>funcionário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é exibido com os campos de texto que aguardam as informações.</w:t>
            </w:r>
          </w:p>
          <w:p w14:paraId="2AEE69AF" w14:textId="5E19DB30" w:rsidR="00F77E2A" w:rsidRDefault="00F77E2A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4. O sistema volta para a tela 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 xml:space="preserve">principal do gerente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onde mostra 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 xml:space="preserve">a lista com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tod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>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s 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>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s 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>funcionários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cadastrad</w:t>
            </w:r>
            <w:r w:rsidR="00D56C3F">
              <w:rPr>
                <w:rFonts w:ascii="Verdana" w:eastAsia="Verdana" w:hAnsi="Verdana" w:cs="Verdana"/>
                <w:sz w:val="16"/>
                <w:lang w:val="pt-BR"/>
              </w:rPr>
              <w:t>o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s.</w:t>
            </w:r>
          </w:p>
          <w:p w14:paraId="1759265C" w14:textId="77777777" w:rsidR="00F77E2A" w:rsidRPr="005A5E47" w:rsidRDefault="00F77E2A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5. O sistema volta para a tela inicial de login do Gerente.</w:t>
            </w:r>
          </w:p>
        </w:tc>
      </w:tr>
      <w:tr w:rsidR="00F77E2A" w:rsidRPr="00824B96" w14:paraId="5B84A4CD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46A73" w14:textId="77777777" w:rsidR="00F77E2A" w:rsidRPr="00824B96" w:rsidRDefault="00F77E2A" w:rsidP="00705A6E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FD254A" w14:paraId="1A2A0AB0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34350" w14:textId="7C9451C6" w:rsidR="00F77E2A" w:rsidRPr="00FD254A" w:rsidRDefault="00F77E2A" w:rsidP="00705A6E">
            <w:pP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</w:pPr>
            <w: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lastRenderedPageBreak/>
              <w:t xml:space="preserve">1. </w:t>
            </w:r>
            <w:r w:rsidRPr="00FD254A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 xml:space="preserve">O </w:t>
            </w:r>
            <w:r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>Gerente</w:t>
            </w:r>
            <w:r w:rsidRPr="00FD254A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 xml:space="preserve"> pode inserir um dado errado sobre </w:t>
            </w:r>
            <w:r w:rsidR="00D56C3F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>o funcionário</w:t>
            </w:r>
            <w:r w:rsidRPr="00FD254A">
              <w:rPr>
                <w:rFonts w:ascii="Verdana" w:eastAsia="Arial" w:hAnsi="Verdana" w:cs="Arial"/>
                <w:bCs/>
                <w:iCs/>
                <w:sz w:val="16"/>
                <w:szCs w:val="16"/>
                <w:lang w:val="pt-BR"/>
              </w:rPr>
              <w:t>.</w:t>
            </w:r>
          </w:p>
        </w:tc>
      </w:tr>
      <w:tr w:rsidR="00F77E2A" w:rsidRPr="00824B96" w14:paraId="51E8B9A2" w14:textId="77777777" w:rsidTr="00705A6E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8C55F" w14:textId="77777777" w:rsidR="00F77E2A" w:rsidRPr="00824B96" w:rsidRDefault="00F77E2A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225051DD" w14:textId="77777777" w:rsidTr="00705A6E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659CF" w14:textId="77777777" w:rsidR="00F77E2A" w:rsidRPr="00824B96" w:rsidRDefault="00F77E2A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74276B35" w14:textId="77777777" w:rsidTr="00705A6E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141D4" w14:textId="77777777" w:rsidR="00F77E2A" w:rsidRPr="00824B96" w:rsidRDefault="00F77E2A" w:rsidP="00705A6E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2D1085AB" w14:textId="77777777" w:rsidTr="00705A6E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8C093" w14:textId="77777777" w:rsidR="00F77E2A" w:rsidRPr="00824B96" w:rsidRDefault="00F77E2A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7CF7B4C9" w14:textId="77777777" w:rsidTr="00705A6E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C8C9" w14:textId="77777777" w:rsidR="00F77E2A" w:rsidRPr="00824B96" w:rsidRDefault="00F77E2A" w:rsidP="00705A6E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F77E2A" w:rsidRPr="00824B96" w14:paraId="2B552C79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F8745" w14:textId="4867D5F0" w:rsidR="00F77E2A" w:rsidRPr="000F4BBD" w:rsidRDefault="00D56C3F" w:rsidP="00705A6E">
            <w:pPr>
              <w:rPr>
                <w:rFonts w:ascii="Verdana" w:hAnsi="Verdana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>Os</w:t>
            </w:r>
            <w:r w:rsidR="00F77E2A" w:rsidRPr="000F4BBD">
              <w:rPr>
                <w:rFonts w:ascii="Verdana" w:hAnsi="Verdana"/>
                <w:sz w:val="16"/>
                <w:szCs w:val="16"/>
                <w:lang w:val="pt-BR"/>
              </w:rPr>
              <w:t xml:space="preserve">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funcionários</w:t>
            </w:r>
            <w:r w:rsidR="00F77E2A" w:rsidRPr="000F4BBD">
              <w:rPr>
                <w:rFonts w:ascii="Verdana" w:hAnsi="Verdana"/>
                <w:sz w:val="16"/>
                <w:szCs w:val="16"/>
                <w:lang w:val="pt-BR"/>
              </w:rPr>
              <w:t xml:space="preserve"> cadastrad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o</w:t>
            </w:r>
            <w:r w:rsidR="00F77E2A" w:rsidRPr="000F4BBD">
              <w:rPr>
                <w:rFonts w:ascii="Verdana" w:hAnsi="Verdana"/>
                <w:sz w:val="16"/>
                <w:szCs w:val="16"/>
                <w:lang w:val="pt-BR"/>
              </w:rPr>
              <w:t>s no sistema serão exibid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o</w:t>
            </w:r>
            <w:r w:rsidR="00F77E2A" w:rsidRPr="000F4BBD">
              <w:rPr>
                <w:rFonts w:ascii="Verdana" w:hAnsi="Verdana"/>
                <w:sz w:val="16"/>
                <w:szCs w:val="16"/>
                <w:lang w:val="pt-BR"/>
              </w:rPr>
              <w:t xml:space="preserve">s em formato de lista logo após o </w:t>
            </w:r>
            <w:r w:rsidR="00F77E2A"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="00F77E2A" w:rsidRPr="000F4BBD">
              <w:rPr>
                <w:rFonts w:ascii="Verdana" w:hAnsi="Verdana"/>
                <w:sz w:val="16"/>
                <w:szCs w:val="16"/>
                <w:lang w:val="pt-BR"/>
              </w:rPr>
              <w:t xml:space="preserve"> efetuar o seu login. </w:t>
            </w:r>
          </w:p>
        </w:tc>
      </w:tr>
    </w:tbl>
    <w:p w14:paraId="6C02C27E" w14:textId="3EC23C89" w:rsidR="00F77E2A" w:rsidRDefault="00F77E2A">
      <w:pPr>
        <w:rPr>
          <w:rFonts w:ascii="Arial" w:hAnsi="Arial" w:cs="Arial"/>
          <w:lang w:val="pt-BR"/>
        </w:rPr>
      </w:pPr>
    </w:p>
    <w:tbl>
      <w:tblPr>
        <w:tblStyle w:val="TableGrid"/>
        <w:tblW w:w="9670" w:type="dxa"/>
        <w:tblInd w:w="23" w:type="dxa"/>
        <w:tblCellMar>
          <w:top w:w="82" w:type="dxa"/>
          <w:left w:w="54" w:type="dxa"/>
          <w:bottom w:w="6" w:type="dxa"/>
        </w:tblCellMar>
        <w:tblLook w:val="04A0" w:firstRow="1" w:lastRow="0" w:firstColumn="1" w:lastColumn="0" w:noHBand="0" w:noVBand="1"/>
      </w:tblPr>
      <w:tblGrid>
        <w:gridCol w:w="2446"/>
        <w:gridCol w:w="2787"/>
        <w:gridCol w:w="3051"/>
        <w:gridCol w:w="1386"/>
      </w:tblGrid>
      <w:tr w:rsidR="00D56C3F" w:rsidRPr="00824B96" w14:paraId="4C79D101" w14:textId="77777777" w:rsidTr="00705A6E">
        <w:trPr>
          <w:trHeight w:val="375"/>
        </w:trPr>
        <w:tc>
          <w:tcPr>
            <w:tcW w:w="244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5B01B0A5" w14:textId="77777777" w:rsidR="00D56C3F" w:rsidRPr="00824B96" w:rsidRDefault="00D56C3F" w:rsidP="00705A6E">
            <w:pPr>
              <w:ind w:right="188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Caso de Uso: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5838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14:paraId="6AE292D7" w14:textId="40B9994C" w:rsidR="00D56C3F" w:rsidRPr="00FC3AFF" w:rsidRDefault="00D56C3F" w:rsidP="00705A6E">
            <w:pPr>
              <w:pStyle w:val="Ttulo2"/>
              <w:jc w:val="center"/>
              <w:outlineLvl w:val="1"/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</w:pPr>
            <w:bookmarkStart w:id="13" w:name="_Toc73546067"/>
            <w:r w:rsidRPr="00FC3AFF"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 xml:space="preserve">Alterar Cadastro </w:t>
            </w:r>
            <w:r>
              <w:rPr>
                <w:rFonts w:cs="Arial"/>
                <w:i/>
                <w:iCs/>
                <w:color w:val="FFFFFF" w:themeColor="background1"/>
                <w:sz w:val="24"/>
                <w:szCs w:val="24"/>
                <w:lang w:val="pt-BR"/>
              </w:rPr>
              <w:t>Funcionário</w:t>
            </w:r>
            <w:bookmarkEnd w:id="13"/>
          </w:p>
        </w:tc>
        <w:tc>
          <w:tcPr>
            <w:tcW w:w="138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</w:tcPr>
          <w:p w14:paraId="11282756" w14:textId="4C22FB03" w:rsidR="00D56C3F" w:rsidRPr="00824B96" w:rsidRDefault="00D56C3F" w:rsidP="00705A6E">
            <w:pPr>
              <w:ind w:right="194"/>
              <w:jc w:val="right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 xml:space="preserve">Nº: </w:t>
            </w:r>
            <w:r>
              <w:rPr>
                <w:rFonts w:ascii="Arial" w:eastAsia="Arial" w:hAnsi="Arial" w:cs="Arial"/>
                <w:b/>
                <w:color w:val="FFFFFF"/>
                <w:sz w:val="20"/>
                <w:lang w:val="pt-BR"/>
              </w:rPr>
              <w:t>10</w:t>
            </w:r>
          </w:p>
        </w:tc>
      </w:tr>
      <w:tr w:rsidR="00D56C3F" w:rsidRPr="00824B96" w14:paraId="45D6E00A" w14:textId="77777777" w:rsidTr="00705A6E">
        <w:trPr>
          <w:trHeight w:val="186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3E721" w14:textId="77777777" w:rsidR="00D56C3F" w:rsidRPr="00824B96" w:rsidRDefault="00D56C3F" w:rsidP="00705A6E">
            <w:pPr>
              <w:ind w:left="660"/>
              <w:jc w:val="center"/>
              <w:rPr>
                <w:i/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>Descrição Geral</w:t>
            </w:r>
          </w:p>
        </w:tc>
      </w:tr>
      <w:tr w:rsidR="00D56C3F" w:rsidRPr="00824B96" w14:paraId="27DAFD10" w14:textId="77777777" w:rsidTr="00705A6E">
        <w:trPr>
          <w:trHeight w:val="2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DADA2" w14:textId="29BB0A01" w:rsidR="00D56C3F" w:rsidRPr="00824B96" w:rsidRDefault="00D56C3F" w:rsidP="00705A6E">
            <w:pPr>
              <w:rPr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Permite a editar alguma informação inserida cadastro de funcionário que esteja de forma incorreta ou incoerente.</w:t>
            </w:r>
          </w:p>
        </w:tc>
      </w:tr>
      <w:tr w:rsidR="00D56C3F" w:rsidRPr="00824B96" w14:paraId="6D89E2ED" w14:textId="77777777" w:rsidTr="00705A6E">
        <w:trPr>
          <w:trHeight w:val="23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2728" w14:textId="77777777" w:rsidR="00D56C3F" w:rsidRPr="00824B96" w:rsidRDefault="00D56C3F" w:rsidP="00705A6E">
            <w:pPr>
              <w:ind w:left="667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15763AE2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37D2E" w14:textId="77777777" w:rsidR="00D56C3F" w:rsidRPr="00824B96" w:rsidRDefault="00D56C3F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Usuário com perfil: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 Gerente</w:t>
            </w:r>
          </w:p>
        </w:tc>
      </w:tr>
      <w:tr w:rsidR="00D56C3F" w:rsidRPr="00824B96" w14:paraId="50F66B5F" w14:textId="77777777" w:rsidTr="00705A6E">
        <w:trPr>
          <w:trHeight w:val="26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DBC87" w14:textId="77777777" w:rsidR="00D56C3F" w:rsidRPr="00824B96" w:rsidRDefault="00D56C3F" w:rsidP="00705A6E">
            <w:pPr>
              <w:ind w:left="662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4DF040E2" w14:textId="77777777" w:rsidTr="00705A6E">
        <w:trPr>
          <w:trHeight w:val="27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1FDBF" w14:textId="77777777" w:rsidR="00D56C3F" w:rsidRPr="00755679" w:rsidRDefault="00D56C3F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A vacina precisa ter sido cadastrada.</w:t>
            </w:r>
          </w:p>
        </w:tc>
      </w:tr>
      <w:tr w:rsidR="00D56C3F" w:rsidRPr="00824B96" w14:paraId="3AF66D12" w14:textId="77777777" w:rsidTr="00705A6E">
        <w:trPr>
          <w:trHeight w:val="245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F64C" w14:textId="77777777" w:rsidR="00D56C3F" w:rsidRPr="00824B96" w:rsidRDefault="00D56C3F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Normal dos Eventos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30B32F56" w14:textId="77777777" w:rsidTr="00705A6E">
        <w:trPr>
          <w:trHeight w:val="277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30C81" w14:textId="77777777" w:rsidR="00D56C3F" w:rsidRPr="00824B96" w:rsidRDefault="00D56C3F" w:rsidP="00705A6E">
            <w:pPr>
              <w:ind w:left="661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Ação dos Atores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376D9" w14:textId="77777777" w:rsidR="00D56C3F" w:rsidRPr="00824B96" w:rsidRDefault="00D56C3F" w:rsidP="00705A6E">
            <w:pPr>
              <w:ind w:left="67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Resposta do Sistema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48A191BC" w14:textId="77777777" w:rsidTr="00705A6E">
        <w:trPr>
          <w:trHeight w:val="416"/>
        </w:trPr>
        <w:tc>
          <w:tcPr>
            <w:tcW w:w="5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BBB2D" w14:textId="77777777" w:rsidR="00D56C3F" w:rsidRPr="00D603DE" w:rsidRDefault="00D56C3F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1.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Gerente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deve inserir o seu RG como login e seu CPF como senha.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Figura 3.1</w:t>
            </w:r>
          </w:p>
          <w:p w14:paraId="59B88B62" w14:textId="39F0620C" w:rsidR="00D56C3F" w:rsidRPr="00D603DE" w:rsidRDefault="00D56C3F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2. O Gerente deve inserir o código referente ao funcionário a ser alterado e clicar em alterar 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cadastro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.</w:t>
            </w:r>
          </w:p>
          <w:p w14:paraId="17C806DF" w14:textId="77777777" w:rsidR="00D56C3F" w:rsidRPr="00D603DE" w:rsidRDefault="00D56C3F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3.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O usuário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corrige a informação que necessite ser alterada.</w:t>
            </w:r>
          </w:p>
          <w:p w14:paraId="6FBC4B70" w14:textId="04B721BF" w:rsidR="00D56C3F" w:rsidRPr="00D603DE" w:rsidRDefault="00D56C3F" w:rsidP="00705A6E">
            <w:pPr>
              <w:rPr>
                <w:rFonts w:ascii="Verdana" w:hAnsi="Verdana"/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4.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Salva a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altera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>ção feita.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 Figura 3.</w:t>
            </w:r>
            <w:r w:rsidR="00532E59">
              <w:rPr>
                <w:rFonts w:ascii="Verdana" w:hAnsi="Verdana"/>
                <w:sz w:val="16"/>
                <w:szCs w:val="16"/>
                <w:lang w:val="pt-BR"/>
              </w:rPr>
              <w:t>10</w:t>
            </w:r>
          </w:p>
          <w:p w14:paraId="25A6EAE5" w14:textId="290B249B" w:rsidR="00D56C3F" w:rsidRPr="00EE6757" w:rsidRDefault="00D56C3F" w:rsidP="00705A6E">
            <w:pPr>
              <w:rPr>
                <w:sz w:val="16"/>
                <w:szCs w:val="16"/>
                <w:lang w:val="pt-BR"/>
              </w:rPr>
            </w:pPr>
            <w:r>
              <w:rPr>
                <w:rFonts w:ascii="Verdana" w:hAnsi="Verdana"/>
                <w:sz w:val="16"/>
                <w:szCs w:val="16"/>
                <w:lang w:val="pt-BR"/>
              </w:rPr>
              <w:t xml:space="preserve">5. 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Ao finalizar o plantão o </w:t>
            </w:r>
            <w:r>
              <w:rPr>
                <w:rFonts w:ascii="Verdana" w:hAnsi="Verdana"/>
                <w:sz w:val="16"/>
                <w:szCs w:val="16"/>
                <w:lang w:val="pt-BR"/>
              </w:rPr>
              <w:t>usuário</w:t>
            </w:r>
            <w:r w:rsidRPr="00D603DE">
              <w:rPr>
                <w:rFonts w:ascii="Verdana" w:hAnsi="Verdana"/>
                <w:sz w:val="16"/>
                <w:szCs w:val="16"/>
                <w:lang w:val="pt-BR"/>
              </w:rPr>
              <w:t xml:space="preserve"> encerra sua seção</w:t>
            </w:r>
            <w:r w:rsidRPr="00D603DE">
              <w:rPr>
                <w:sz w:val="16"/>
                <w:szCs w:val="16"/>
                <w:lang w:val="pt-BR"/>
              </w:rPr>
              <w:t>.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E198D" w14:textId="77777777" w:rsidR="00D56C3F" w:rsidRDefault="00D56C3F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1. O sistema inicia na tela de login do Gerente aguardando seus dados para efetuar o login.</w:t>
            </w:r>
          </w:p>
          <w:p w14:paraId="5976FF34" w14:textId="3BE7D152" w:rsidR="00D56C3F" w:rsidRDefault="00D56C3F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3. </w:t>
            </w:r>
            <w:r w:rsidRPr="00D603DE">
              <w:rPr>
                <w:rFonts w:ascii="Verdana" w:eastAsia="Verdana" w:hAnsi="Verdana" w:cs="Verdana"/>
                <w:sz w:val="16"/>
                <w:lang w:val="pt-BR"/>
              </w:rPr>
              <w:t xml:space="preserve">Sistema </w:t>
            </w:r>
            <w:r>
              <w:rPr>
                <w:rFonts w:ascii="Verdana" w:eastAsia="Verdana" w:hAnsi="Verdana" w:cs="Verdana"/>
                <w:sz w:val="16"/>
                <w:lang w:val="pt-BR"/>
              </w:rPr>
              <w:t>mostra todos os funcionários cadastrados em forma de lista.</w:t>
            </w:r>
          </w:p>
          <w:p w14:paraId="45294495" w14:textId="1BF156CF" w:rsidR="00D56C3F" w:rsidRDefault="00D56C3F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4. O sistema busca no banco de dados as informações do funcionário e mostra na tela para que possam ser alterados. </w:t>
            </w:r>
          </w:p>
          <w:p w14:paraId="5B38E809" w14:textId="77A2FE16" w:rsidR="00D56C3F" w:rsidRDefault="00D56C3F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 xml:space="preserve">6. O sistema volta para a tela onde mostra a lista dos funcionários cadastrados, porém já atualizados. </w:t>
            </w:r>
          </w:p>
          <w:p w14:paraId="312A8E4B" w14:textId="77777777" w:rsidR="00D56C3F" w:rsidRPr="005A5E47" w:rsidRDefault="00D56C3F" w:rsidP="00705A6E">
            <w:pPr>
              <w:rPr>
                <w:rFonts w:ascii="Verdana" w:eastAsia="Verdana" w:hAnsi="Verdana" w:cs="Verdana"/>
                <w:sz w:val="16"/>
                <w:lang w:val="pt-BR"/>
              </w:rPr>
            </w:pPr>
            <w:r>
              <w:rPr>
                <w:rFonts w:ascii="Verdana" w:eastAsia="Verdana" w:hAnsi="Verdana" w:cs="Verdana"/>
                <w:sz w:val="16"/>
                <w:lang w:val="pt-BR"/>
              </w:rPr>
              <w:t>7. O sistema volta para a tela inicial de login do usuário.</w:t>
            </w:r>
          </w:p>
        </w:tc>
      </w:tr>
      <w:tr w:rsidR="00D56C3F" w:rsidRPr="00824B96" w14:paraId="1093B70F" w14:textId="77777777" w:rsidTr="00705A6E">
        <w:trPr>
          <w:trHeight w:val="223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0C5DD" w14:textId="77777777" w:rsidR="00D56C3F" w:rsidRPr="00824B96" w:rsidRDefault="00D56C3F" w:rsidP="00705A6E">
            <w:pPr>
              <w:ind w:left="663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Curso Alternativo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436365FA" w14:textId="77777777" w:rsidTr="00705A6E">
        <w:trPr>
          <w:trHeight w:val="199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E27306" w14:textId="77777777" w:rsidR="00D56C3F" w:rsidRPr="00485458" w:rsidRDefault="00D56C3F" w:rsidP="00705A6E">
            <w:pPr>
              <w:ind w:right="4101"/>
              <w:rPr>
                <w:rFonts w:ascii="Verdana" w:hAnsi="Verdana"/>
                <w:lang w:val="pt-BR"/>
              </w:rPr>
            </w:pPr>
            <w:r w:rsidRPr="003E1ACE">
              <w:rPr>
                <w:rFonts w:ascii="Verdana" w:hAnsi="Verdana"/>
                <w:sz w:val="16"/>
                <w:szCs w:val="16"/>
                <w:lang w:val="pt-BR"/>
              </w:rPr>
              <w:t>Não há.</w:t>
            </w:r>
          </w:p>
        </w:tc>
      </w:tr>
      <w:tr w:rsidR="00D56C3F" w:rsidRPr="00824B96" w14:paraId="1816D705" w14:textId="77777777" w:rsidTr="00705A6E">
        <w:trPr>
          <w:trHeight w:val="26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BF585" w14:textId="77777777" w:rsidR="00D56C3F" w:rsidRPr="00824B96" w:rsidRDefault="00D56C3F" w:rsidP="00705A6E">
            <w:pPr>
              <w:ind w:left="660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Pré-requisitos de Interface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1FF58B0E" w14:textId="77777777" w:rsidTr="00705A6E">
        <w:trPr>
          <w:trHeight w:val="18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39D47" w14:textId="77777777" w:rsidR="00D56C3F" w:rsidRPr="00824B96" w:rsidRDefault="00D56C3F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3919439E" w14:textId="77777777" w:rsidTr="00705A6E">
        <w:trPr>
          <w:trHeight w:val="271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45EE5" w14:textId="77777777" w:rsidR="00D56C3F" w:rsidRPr="00824B96" w:rsidRDefault="00D56C3F" w:rsidP="00705A6E">
            <w:pPr>
              <w:ind w:left="669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Pós-condições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5D4409BA" w14:textId="77777777" w:rsidTr="00705A6E">
        <w:trPr>
          <w:trHeight w:val="17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3E8BB" w14:textId="77777777" w:rsidR="00D56C3F" w:rsidRPr="00824B96" w:rsidRDefault="00D56C3F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3023172E" w14:textId="77777777" w:rsidTr="00705A6E">
        <w:trPr>
          <w:trHeight w:val="26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5FC77" w14:textId="77777777" w:rsidR="00D56C3F" w:rsidRPr="00824B96" w:rsidRDefault="00D56C3F" w:rsidP="00705A6E">
            <w:pPr>
              <w:ind w:left="666"/>
              <w:jc w:val="center"/>
              <w:rPr>
                <w:lang w:val="pt-BR"/>
              </w:rPr>
            </w:pPr>
            <w:r w:rsidRPr="00824B96">
              <w:rPr>
                <w:rFonts w:ascii="Arial" w:eastAsia="Arial" w:hAnsi="Arial" w:cs="Arial"/>
                <w:b/>
                <w:i/>
                <w:sz w:val="20"/>
                <w:lang w:val="pt-BR"/>
              </w:rPr>
              <w:t xml:space="preserve">Observações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  <w:tr w:rsidR="00D56C3F" w:rsidRPr="00824B96" w14:paraId="3AC81661" w14:textId="77777777" w:rsidTr="00705A6E">
        <w:trPr>
          <w:trHeight w:val="187"/>
        </w:trPr>
        <w:tc>
          <w:tcPr>
            <w:tcW w:w="96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D1128" w14:textId="77777777" w:rsidR="00D56C3F" w:rsidRPr="00824B96" w:rsidRDefault="00D56C3F" w:rsidP="00705A6E">
            <w:pPr>
              <w:rPr>
                <w:lang w:val="pt-BR"/>
              </w:rPr>
            </w:pPr>
            <w:r w:rsidRPr="00824B96">
              <w:rPr>
                <w:rFonts w:ascii="Verdana" w:eastAsia="Verdana" w:hAnsi="Verdana" w:cs="Verdana"/>
                <w:sz w:val="16"/>
                <w:lang w:val="pt-BR"/>
              </w:rPr>
              <w:t>Não há.</w:t>
            </w:r>
            <w:r w:rsidRPr="00824B96">
              <w:rPr>
                <w:rFonts w:ascii="Verdana" w:eastAsia="Verdana" w:hAnsi="Verdana" w:cs="Verdana"/>
                <w:sz w:val="20"/>
                <w:lang w:val="pt-BR"/>
              </w:rPr>
              <w:t xml:space="preserve"> </w:t>
            </w:r>
            <w:r w:rsidRPr="00824B96">
              <w:rPr>
                <w:rFonts w:ascii="Calibri" w:eastAsia="Calibri" w:hAnsi="Calibri" w:cs="Calibri"/>
                <w:lang w:val="pt-BR"/>
              </w:rPr>
              <w:t xml:space="preserve"> </w:t>
            </w:r>
          </w:p>
        </w:tc>
      </w:tr>
    </w:tbl>
    <w:p w14:paraId="3C992A89" w14:textId="77777777" w:rsidR="00D56C3F" w:rsidRPr="00CB3B3A" w:rsidRDefault="00D56C3F">
      <w:pPr>
        <w:rPr>
          <w:rFonts w:ascii="Arial" w:hAnsi="Arial" w:cs="Arial"/>
          <w:lang w:val="pt-BR"/>
        </w:rPr>
      </w:pPr>
    </w:p>
    <w:p w14:paraId="44BE870E" w14:textId="036A73DF" w:rsidR="002E1779" w:rsidRDefault="007D10D4">
      <w:pPr>
        <w:pStyle w:val="Ttulo1"/>
        <w:rPr>
          <w:rFonts w:cs="Arial"/>
          <w:sz w:val="28"/>
          <w:szCs w:val="22"/>
          <w:lang w:val="pt-BR"/>
        </w:rPr>
      </w:pPr>
      <w:bookmarkStart w:id="14" w:name="_Toc73546068"/>
      <w:r>
        <w:rPr>
          <w:rFonts w:cs="Arial"/>
          <w:sz w:val="28"/>
          <w:szCs w:val="22"/>
          <w:lang w:val="pt-BR"/>
        </w:rPr>
        <w:lastRenderedPageBreak/>
        <w:t>Interfaces</w:t>
      </w:r>
      <w:bookmarkEnd w:id="14"/>
    </w:p>
    <w:p w14:paraId="48B02A0A" w14:textId="1359747D" w:rsidR="006F4A40" w:rsidRPr="006F4A40" w:rsidRDefault="006F4A40" w:rsidP="006F4A40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15" w:name="_Toc73546069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t>Figura – Tela de Login</w:t>
      </w:r>
      <w:bookmarkEnd w:id="15"/>
    </w:p>
    <w:p w14:paraId="01DB3B7A" w14:textId="77777777" w:rsidR="007D10D4" w:rsidRDefault="007D10D4" w:rsidP="007D10D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CDB06AE" wp14:editId="708B671B">
            <wp:extent cx="4860000" cy="3483890"/>
            <wp:effectExtent l="0" t="0" r="0" b="2540"/>
            <wp:docPr id="3" name="Imagem 3" descr="Interface gráfica do usuári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E465" w14:textId="5F9CB00F" w:rsidR="00FE6752" w:rsidRDefault="00FE6752" w:rsidP="007D10D4">
      <w:pPr>
        <w:jc w:val="center"/>
        <w:rPr>
          <w:lang w:val="pt-BR"/>
        </w:rPr>
      </w:pPr>
    </w:p>
    <w:p w14:paraId="191B24A4" w14:textId="22E91A97" w:rsidR="00045475" w:rsidRPr="00045475" w:rsidRDefault="00045475" w:rsidP="00045475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16" w:name="_Toc73546070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Figura – 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>Consulta Paciente</w:t>
      </w:r>
      <w:bookmarkEnd w:id="16"/>
    </w:p>
    <w:p w14:paraId="788F9F3F" w14:textId="03B33998" w:rsidR="007A156C" w:rsidRDefault="007D10D4" w:rsidP="00FE6752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6081D6E" wp14:editId="70F2DA42">
            <wp:extent cx="4860000" cy="3450508"/>
            <wp:effectExtent l="0" t="0" r="0" b="0"/>
            <wp:docPr id="4" name="Imagem 4" descr="Diagrama, Gráfico de fun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Gráfico de funi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170C" w14:textId="29CDCEBD" w:rsidR="00045475" w:rsidRPr="00045475" w:rsidRDefault="00045475" w:rsidP="00045475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17" w:name="_Toc73546071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lastRenderedPageBreak/>
        <w:t xml:space="preserve">Figura – 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>Inserir Dose</w:t>
      </w:r>
      <w:bookmarkEnd w:id="17"/>
    </w:p>
    <w:p w14:paraId="0E97670B" w14:textId="070514C6" w:rsidR="007A156C" w:rsidRDefault="00772BB9" w:rsidP="007D10D4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155FF71" wp14:editId="72FDA08C">
            <wp:extent cx="4860000" cy="34499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C48F" w14:textId="42DF947C" w:rsidR="007A156C" w:rsidRPr="00045475" w:rsidRDefault="00045475" w:rsidP="00045475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18" w:name="_Toc73546072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Figura – 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Alterar </w:t>
      </w:r>
      <w:r w:rsidR="00772BB9">
        <w:rPr>
          <w:rFonts w:ascii="Times New Roman" w:hAnsi="Times New Roman"/>
          <w:b w:val="0"/>
          <w:bCs/>
          <w:sz w:val="22"/>
          <w:szCs w:val="22"/>
          <w:lang w:val="pt-BR"/>
        </w:rPr>
        <w:t>Registro Aplicação</w:t>
      </w:r>
      <w:bookmarkEnd w:id="18"/>
    </w:p>
    <w:p w14:paraId="787E0DA8" w14:textId="4D409508" w:rsidR="00FE6752" w:rsidRDefault="00772BB9" w:rsidP="0004547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B0C4492" wp14:editId="26F960D4">
            <wp:extent cx="4860000" cy="345696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6C37" w14:textId="7CACF465" w:rsidR="00FE6752" w:rsidRPr="00045475" w:rsidRDefault="00045475" w:rsidP="00045475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19" w:name="_Toc73546073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lastRenderedPageBreak/>
        <w:t xml:space="preserve">Figura – 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>Cadastrar Paciente</w:t>
      </w:r>
      <w:bookmarkEnd w:id="19"/>
    </w:p>
    <w:p w14:paraId="06E63B4E" w14:textId="02E48FD2" w:rsidR="00FE6752" w:rsidRDefault="00E52288" w:rsidP="007D10D4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BE67A5D" wp14:editId="22C33B21">
            <wp:extent cx="4860000" cy="34908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9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CC64" w14:textId="282D2944" w:rsidR="00FE6752" w:rsidRPr="00045475" w:rsidRDefault="00045475" w:rsidP="00045475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20" w:name="_Toc73546074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Figura – </w:t>
      </w:r>
      <w:r w:rsidR="00E52288">
        <w:rPr>
          <w:rFonts w:ascii="Times New Roman" w:hAnsi="Times New Roman"/>
          <w:b w:val="0"/>
          <w:bCs/>
          <w:sz w:val="22"/>
          <w:szCs w:val="22"/>
          <w:lang w:val="pt-BR"/>
        </w:rPr>
        <w:t>Alterar Dados Paciente</w:t>
      </w:r>
      <w:bookmarkEnd w:id="20"/>
    </w:p>
    <w:p w14:paraId="7E4FF2D4" w14:textId="225B7389" w:rsidR="00FE6752" w:rsidRDefault="00E52288" w:rsidP="007D10D4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F7EC16C" wp14:editId="7508AF34">
            <wp:extent cx="4860000" cy="3445663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4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E6C3" w14:textId="1B35BD45" w:rsidR="007D10D4" w:rsidRDefault="007D10D4" w:rsidP="007D10D4">
      <w:pPr>
        <w:jc w:val="center"/>
        <w:rPr>
          <w:lang w:val="pt-BR"/>
        </w:rPr>
      </w:pPr>
    </w:p>
    <w:p w14:paraId="77AABC88" w14:textId="6C0F9DA5" w:rsidR="00FE6752" w:rsidRDefault="00FE6752" w:rsidP="007D10D4">
      <w:pPr>
        <w:jc w:val="center"/>
        <w:rPr>
          <w:lang w:val="pt-BR"/>
        </w:rPr>
      </w:pPr>
    </w:p>
    <w:p w14:paraId="225171CD" w14:textId="2AE6B94C" w:rsidR="00FE6752" w:rsidRPr="00045475" w:rsidRDefault="00045475" w:rsidP="00045475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21" w:name="_Toc73546075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lastRenderedPageBreak/>
        <w:t>Figura –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 Cadastr</w:t>
      </w:r>
      <w:r w:rsidR="00E52288">
        <w:rPr>
          <w:rFonts w:ascii="Times New Roman" w:hAnsi="Times New Roman"/>
          <w:b w:val="0"/>
          <w:bCs/>
          <w:sz w:val="22"/>
          <w:szCs w:val="22"/>
          <w:lang w:val="pt-BR"/>
        </w:rPr>
        <w:t>ar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 Vacina</w:t>
      </w:r>
      <w:bookmarkEnd w:id="21"/>
    </w:p>
    <w:p w14:paraId="4FAD88D8" w14:textId="1BDA0DC3" w:rsidR="00FE6752" w:rsidRDefault="00E52288" w:rsidP="007D10D4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C54E15C" wp14:editId="19930DEF">
            <wp:extent cx="4860000" cy="343220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3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B3B7" w14:textId="5A18836A" w:rsidR="00E52288" w:rsidRDefault="00E52288" w:rsidP="00E52288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22" w:name="_Toc73546076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t>Figura –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 Alterar Cadastro Vacina</w:t>
      </w:r>
      <w:bookmarkEnd w:id="22"/>
    </w:p>
    <w:p w14:paraId="62B9049A" w14:textId="1D884F52" w:rsidR="00E52288" w:rsidRPr="00E52288" w:rsidRDefault="00E52288" w:rsidP="00E52288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47DC970" wp14:editId="7B728709">
            <wp:extent cx="4860000" cy="3462353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ED10" w14:textId="2D25AD36" w:rsidR="00E52288" w:rsidRDefault="00E52288" w:rsidP="00E52288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23" w:name="_Toc73546077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lastRenderedPageBreak/>
        <w:t>Figura –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 Cadastrar Funcionário</w:t>
      </w:r>
      <w:bookmarkEnd w:id="23"/>
    </w:p>
    <w:p w14:paraId="28F006DE" w14:textId="5B4906AB" w:rsidR="00E52288" w:rsidRPr="00E52288" w:rsidRDefault="00E52288" w:rsidP="00E52288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5AA41C8" wp14:editId="0255AE32">
            <wp:extent cx="4860000" cy="3459123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404C" w14:textId="22399DE0" w:rsidR="00E52288" w:rsidRPr="00045475" w:rsidRDefault="00E52288" w:rsidP="00E52288">
      <w:pPr>
        <w:pStyle w:val="Ttulo2"/>
        <w:jc w:val="center"/>
        <w:rPr>
          <w:rFonts w:ascii="Times New Roman" w:hAnsi="Times New Roman"/>
          <w:b w:val="0"/>
          <w:bCs/>
          <w:sz w:val="22"/>
          <w:szCs w:val="22"/>
          <w:lang w:val="pt-BR"/>
        </w:rPr>
      </w:pPr>
      <w:bookmarkStart w:id="24" w:name="_Toc73546078"/>
      <w:r w:rsidRPr="006F4A40">
        <w:rPr>
          <w:rFonts w:ascii="Times New Roman" w:hAnsi="Times New Roman"/>
          <w:b w:val="0"/>
          <w:bCs/>
          <w:sz w:val="22"/>
          <w:szCs w:val="22"/>
          <w:lang w:val="pt-BR"/>
        </w:rPr>
        <w:t>Figura –</w:t>
      </w:r>
      <w:r>
        <w:rPr>
          <w:rFonts w:ascii="Times New Roman" w:hAnsi="Times New Roman"/>
          <w:b w:val="0"/>
          <w:bCs/>
          <w:sz w:val="22"/>
          <w:szCs w:val="22"/>
          <w:lang w:val="pt-BR"/>
        </w:rPr>
        <w:t xml:space="preserve"> Alterar Cadastro Funcionário</w:t>
      </w:r>
      <w:bookmarkEnd w:id="24"/>
    </w:p>
    <w:p w14:paraId="174EA34C" w14:textId="208296CD" w:rsidR="00E52288" w:rsidRDefault="00E52288" w:rsidP="007D10D4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4FC0FD8" wp14:editId="28B7714E">
            <wp:extent cx="4860000" cy="3425743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2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0BAA" w14:textId="20DDA723" w:rsidR="00E52288" w:rsidRDefault="00E52288" w:rsidP="007D10D4">
      <w:pPr>
        <w:jc w:val="center"/>
        <w:rPr>
          <w:lang w:val="pt-BR"/>
        </w:rPr>
      </w:pPr>
    </w:p>
    <w:p w14:paraId="72619ADD" w14:textId="257F167C" w:rsidR="00E52288" w:rsidRDefault="00E52288" w:rsidP="007D10D4">
      <w:pPr>
        <w:jc w:val="center"/>
        <w:rPr>
          <w:lang w:val="pt-BR"/>
        </w:rPr>
      </w:pPr>
    </w:p>
    <w:p w14:paraId="178E52D0" w14:textId="4A0BBF24" w:rsidR="00E52288" w:rsidRDefault="00E52288" w:rsidP="007D10D4">
      <w:pPr>
        <w:jc w:val="center"/>
        <w:rPr>
          <w:lang w:val="pt-BR"/>
        </w:rPr>
      </w:pPr>
    </w:p>
    <w:p w14:paraId="3FB0B027" w14:textId="7862AD78" w:rsidR="00E52288" w:rsidRDefault="00E52288" w:rsidP="007D10D4">
      <w:pPr>
        <w:jc w:val="center"/>
        <w:rPr>
          <w:lang w:val="pt-BR"/>
        </w:rPr>
      </w:pPr>
    </w:p>
    <w:p w14:paraId="7CA5C49C" w14:textId="77777777" w:rsidR="00E52288" w:rsidRDefault="00E52288" w:rsidP="007D10D4">
      <w:pPr>
        <w:jc w:val="center"/>
        <w:rPr>
          <w:lang w:val="pt-BR"/>
        </w:rPr>
      </w:pPr>
    </w:p>
    <w:p w14:paraId="40629920" w14:textId="219944F5" w:rsidR="00FE6752" w:rsidRDefault="00FE6752" w:rsidP="007D10D4">
      <w:pPr>
        <w:jc w:val="center"/>
        <w:rPr>
          <w:lang w:val="pt-BR"/>
        </w:rPr>
      </w:pPr>
    </w:p>
    <w:p w14:paraId="0FF726CD" w14:textId="77777777" w:rsidR="00FE6752" w:rsidRPr="007D10D4" w:rsidRDefault="00FE6752" w:rsidP="007D10D4">
      <w:pPr>
        <w:jc w:val="center"/>
        <w:rPr>
          <w:lang w:val="pt-BR"/>
        </w:rPr>
      </w:pPr>
    </w:p>
    <w:p w14:paraId="7B49AA70" w14:textId="77777777" w:rsidR="007D10D4" w:rsidRDefault="007D10D4" w:rsidP="007D10D4">
      <w:pPr>
        <w:pStyle w:val="Ttulo1"/>
        <w:rPr>
          <w:rFonts w:cs="Arial"/>
          <w:sz w:val="28"/>
          <w:szCs w:val="22"/>
          <w:lang w:val="pt-BR"/>
        </w:rPr>
      </w:pPr>
      <w:bookmarkStart w:id="25" w:name="_Toc73546079"/>
      <w:r w:rsidRPr="00CB3B3A">
        <w:rPr>
          <w:rFonts w:cs="Arial"/>
          <w:sz w:val="28"/>
          <w:szCs w:val="22"/>
          <w:lang w:val="pt-BR"/>
        </w:rPr>
        <w:lastRenderedPageBreak/>
        <w:t>Observações</w:t>
      </w:r>
      <w:bookmarkEnd w:id="25"/>
    </w:p>
    <w:p w14:paraId="3DEAFF1C" w14:textId="77777777" w:rsidR="007D10D4" w:rsidRPr="007D10D4" w:rsidRDefault="007D10D4" w:rsidP="007D10D4">
      <w:pPr>
        <w:rPr>
          <w:lang w:val="pt-BR"/>
        </w:rPr>
      </w:pPr>
    </w:p>
    <w:p w14:paraId="05BFE60F" w14:textId="77777777" w:rsidR="00FD50C6" w:rsidRPr="00FD50C6" w:rsidRDefault="00FD50C6" w:rsidP="00FD50C6">
      <w:pPr>
        <w:rPr>
          <w:lang w:val="pt-BR"/>
        </w:rPr>
      </w:pPr>
    </w:p>
    <w:p w14:paraId="10C12486" w14:textId="2BA010DD" w:rsidR="009C4AF5" w:rsidRDefault="009C4AF5" w:rsidP="00CB3B3A">
      <w:pPr>
        <w:pStyle w:val="Corpodetexto"/>
        <w:tabs>
          <w:tab w:val="left" w:pos="720"/>
          <w:tab w:val="left" w:pos="2745"/>
        </w:tabs>
        <w:spacing w:line="360" w:lineRule="auto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Para a autenticação, cadastro e/ou alteração de dados, não será necessário inserir caracteres especiais como “.” ou “-” para separar os números nos campos. (</w:t>
      </w:r>
      <w:proofErr w:type="spellStart"/>
      <w:r>
        <w:rPr>
          <w:rFonts w:cs="Arial"/>
          <w:sz w:val="24"/>
          <w:szCs w:val="24"/>
        </w:rPr>
        <w:t>ex</w:t>
      </w:r>
      <w:proofErr w:type="spellEnd"/>
      <w:r>
        <w:rPr>
          <w:rFonts w:cs="Arial"/>
          <w:sz w:val="24"/>
          <w:szCs w:val="24"/>
        </w:rPr>
        <w:t>: CPF e RG).</w:t>
      </w:r>
    </w:p>
    <w:bookmarkEnd w:id="0"/>
    <w:p w14:paraId="79F8E67A" w14:textId="77777777" w:rsidR="002E1779" w:rsidRPr="00CB3B3A" w:rsidRDefault="002E1779">
      <w:pPr>
        <w:pStyle w:val="InfoBlue"/>
        <w:rPr>
          <w:rFonts w:cs="Arial"/>
        </w:rPr>
      </w:pPr>
    </w:p>
    <w:sectPr w:rsidR="002E1779" w:rsidRPr="00CB3B3A">
      <w:headerReference w:type="default" r:id="rId22"/>
      <w:footerReference w:type="default" r:id="rId23"/>
      <w:headerReference w:type="first" r:id="rId24"/>
      <w:footerReference w:type="first" r:id="rId25"/>
      <w:type w:val="oddPage"/>
      <w:pgSz w:w="11907" w:h="16840" w:code="9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0FC6E" w14:textId="77777777" w:rsidR="00F308E3" w:rsidRDefault="00F308E3">
      <w:r>
        <w:separator/>
      </w:r>
    </w:p>
  </w:endnote>
  <w:endnote w:type="continuationSeparator" w:id="0">
    <w:p w14:paraId="1247C184" w14:textId="77777777" w:rsidR="00F308E3" w:rsidRDefault="00F30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8A24B" w14:textId="77777777" w:rsidR="00A5771E" w:rsidRDefault="00A5771E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4EB6D74F" w14:textId="77777777" w:rsidR="00A5771E" w:rsidRDefault="00A5771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12"/>
      <w:gridCol w:w="3162"/>
      <w:gridCol w:w="2715"/>
    </w:tblGrid>
    <w:tr w:rsidR="00A5771E" w14:paraId="21502A5D" w14:textId="77777777">
      <w:tc>
        <w:tcPr>
          <w:tcW w:w="2912" w:type="dxa"/>
          <w:tcBorders>
            <w:top w:val="nil"/>
            <w:left w:val="nil"/>
            <w:bottom w:val="nil"/>
            <w:right w:val="nil"/>
          </w:tcBorders>
        </w:tcPr>
        <w:p w14:paraId="7E97549D" w14:textId="77777777" w:rsidR="00A5771E" w:rsidRDefault="00A5771E">
          <w:pPr>
            <w:ind w:right="360"/>
            <w:rPr>
              <w:lang w:val="pt-BR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E961249" w14:textId="77777777" w:rsidR="00A5771E" w:rsidRDefault="00A5771E">
          <w:pPr>
            <w:jc w:val="center"/>
            <w:rPr>
              <w:lang w:val="pt-BR"/>
            </w:rPr>
          </w:pPr>
        </w:p>
      </w:tc>
      <w:tc>
        <w:tcPr>
          <w:tcW w:w="2715" w:type="dxa"/>
          <w:tcBorders>
            <w:top w:val="nil"/>
            <w:left w:val="nil"/>
            <w:bottom w:val="nil"/>
            <w:right w:val="nil"/>
          </w:tcBorders>
        </w:tcPr>
        <w:p w14:paraId="2E4828C0" w14:textId="77777777" w:rsidR="00A5771E" w:rsidRDefault="00A5771E">
          <w:pPr>
            <w:jc w:val="right"/>
            <w:rPr>
              <w:lang w:val="pt-BR"/>
            </w:rPr>
          </w:pPr>
          <w:r>
            <w:rPr>
              <w:lang w:val="pt-BR"/>
            </w:rPr>
            <w:t xml:space="preserve">Página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PAGE </w:instrText>
          </w:r>
          <w:r>
            <w:rPr>
              <w:rStyle w:val="Nmerodepgina"/>
              <w:lang w:val="pt-BR"/>
            </w:rPr>
            <w:fldChar w:fldCharType="separate"/>
          </w:r>
          <w:r>
            <w:rPr>
              <w:rStyle w:val="Nmerodepgina"/>
              <w:noProof/>
              <w:lang w:val="pt-BR"/>
            </w:rPr>
            <w:t>3</w:t>
          </w:r>
          <w:r>
            <w:rPr>
              <w:rStyle w:val="Nmerodepgina"/>
              <w:lang w:val="pt-BR"/>
            </w:rPr>
            <w:fldChar w:fldCharType="end"/>
          </w:r>
          <w:r>
            <w:rPr>
              <w:rStyle w:val="Nmerodepgina"/>
              <w:lang w:val="pt-BR"/>
            </w:rPr>
            <w:t xml:space="preserve"> de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NUMPAGES  \* MERGEFORMAT </w:instrText>
          </w:r>
          <w:r>
            <w:rPr>
              <w:rStyle w:val="Nmerodepgina"/>
              <w:lang w:val="pt-BR"/>
            </w:rPr>
            <w:fldChar w:fldCharType="separate"/>
          </w:r>
          <w:ins w:id="26" w:author="Paulo" w:date="2008-05-20T16:24:00Z">
            <w:r w:rsidRPr="00736EEA">
              <w:rPr>
                <w:rStyle w:val="Nmerodepgina"/>
                <w:noProof/>
                <w:rPrChange w:id="27" w:author="Paulo" w:date="2008-05-20T16:24:00Z">
                  <w:rPr>
                    <w:rStyle w:val="Nmerodepgina"/>
                    <w:lang w:val="pt-BR"/>
                  </w:rPr>
                </w:rPrChange>
              </w:rPr>
              <w:t>6</w:t>
            </w:r>
          </w:ins>
          <w:del w:id="28" w:author="Paulo" w:date="2008-05-20T16:24:00Z">
            <w:r w:rsidRPr="00736EEA" w:rsidDel="00736EEA">
              <w:rPr>
                <w:rStyle w:val="Nmerodepgina"/>
                <w:noProof/>
              </w:rPr>
              <w:delText>6</w:delText>
            </w:r>
          </w:del>
          <w:r>
            <w:rPr>
              <w:rStyle w:val="Nmerodepgina"/>
              <w:lang w:val="pt-BR"/>
            </w:rPr>
            <w:fldChar w:fldCharType="end"/>
          </w:r>
        </w:p>
      </w:tc>
    </w:tr>
  </w:tbl>
  <w:p w14:paraId="1B75F8BF" w14:textId="77777777" w:rsidR="00A5771E" w:rsidRDefault="00A5771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D2B56" w14:textId="77777777" w:rsidR="00A5771E" w:rsidRDefault="00A5771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78147" w14:textId="77777777" w:rsidR="00F308E3" w:rsidRDefault="00F308E3">
      <w:r>
        <w:separator/>
      </w:r>
    </w:p>
  </w:footnote>
  <w:footnote w:type="continuationSeparator" w:id="0">
    <w:p w14:paraId="7E74161A" w14:textId="77777777" w:rsidR="00F308E3" w:rsidRDefault="00F308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BE92" w14:textId="77777777" w:rsidR="00A5771E" w:rsidRDefault="00A5771E">
    <w:pPr>
      <w:rPr>
        <w:sz w:val="24"/>
      </w:rPr>
    </w:pPr>
  </w:p>
  <w:p w14:paraId="7F7CA287" w14:textId="77777777" w:rsidR="00A5771E" w:rsidRDefault="00A5771E">
    <w:pPr>
      <w:pBdr>
        <w:top w:val="single" w:sz="6" w:space="1" w:color="auto"/>
      </w:pBdr>
      <w:rPr>
        <w:sz w:val="24"/>
      </w:rPr>
    </w:pPr>
  </w:p>
  <w:p w14:paraId="6B741DC9" w14:textId="77777777" w:rsidR="00A5771E" w:rsidRDefault="00A5771E">
    <w:pPr>
      <w:pBdr>
        <w:bottom w:val="single" w:sz="6" w:space="1" w:color="auto"/>
      </w:pBdr>
      <w:jc w:val="right"/>
      <w:rPr>
        <w:rFonts w:ascii="Arial" w:hAnsi="Arial"/>
        <w:b/>
        <w:sz w:val="36"/>
        <w:lang w:val="pt-BR"/>
      </w:rPr>
    </w:pPr>
  </w:p>
  <w:p w14:paraId="60A794E4" w14:textId="77777777" w:rsidR="00A5771E" w:rsidRDefault="00A5771E">
    <w:pPr>
      <w:pBdr>
        <w:bottom w:val="single" w:sz="6" w:space="1" w:color="auto"/>
      </w:pBdr>
      <w:jc w:val="right"/>
      <w:rPr>
        <w:sz w:val="24"/>
        <w:lang w:val="pt-BR"/>
      </w:rPr>
    </w:pPr>
  </w:p>
  <w:p w14:paraId="1807C5D3" w14:textId="77777777" w:rsidR="00A5771E" w:rsidRDefault="00A5771E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129"/>
      <w:gridCol w:w="2660"/>
    </w:tblGrid>
    <w:tr w:rsidR="00A5771E" w14:paraId="544D94B9" w14:textId="77777777">
      <w:tc>
        <w:tcPr>
          <w:tcW w:w="6129" w:type="dxa"/>
        </w:tcPr>
        <w:p w14:paraId="5240CAC2" w14:textId="2C775249" w:rsidR="00A5771E" w:rsidRDefault="00A5771E">
          <w:pPr>
            <w:rPr>
              <w:lang w:val="pt-BR"/>
            </w:rPr>
          </w:pPr>
          <w:r>
            <w:rPr>
              <w:lang w:val="pt-BR"/>
            </w:rPr>
            <w:t>CVDU – Cartão de Vacina Digital Unificado</w:t>
          </w:r>
        </w:p>
      </w:tc>
      <w:tc>
        <w:tcPr>
          <w:tcW w:w="2660" w:type="dxa"/>
        </w:tcPr>
        <w:p w14:paraId="1AAF5B48" w14:textId="77777777" w:rsidR="00A5771E" w:rsidRDefault="00A5771E">
          <w:pPr>
            <w:tabs>
              <w:tab w:val="left" w:pos="1135"/>
            </w:tabs>
            <w:spacing w:before="40"/>
            <w:ind w:right="68"/>
            <w:rPr>
              <w:lang w:val="pt-BR"/>
            </w:rPr>
          </w:pPr>
          <w:r>
            <w:rPr>
              <w:lang w:val="pt-BR"/>
            </w:rPr>
            <w:t>Versão: &lt;1.0&gt;</w:t>
          </w:r>
        </w:p>
      </w:tc>
    </w:tr>
    <w:tr w:rsidR="00A5771E" w14:paraId="774760A9" w14:textId="77777777">
      <w:tc>
        <w:tcPr>
          <w:tcW w:w="6129" w:type="dxa"/>
        </w:tcPr>
        <w:p w14:paraId="3F4F668E" w14:textId="5C7E1C24" w:rsidR="00A5771E" w:rsidRDefault="00A5771E">
          <w:pPr>
            <w:rPr>
              <w:lang w:val="pt-BR"/>
            </w:rPr>
          </w:pPr>
          <w:r>
            <w:rPr>
              <w:lang w:val="pt-BR"/>
            </w:rPr>
            <w:t>Especificação de Caso de Uso: &lt;Consulta, Alteração e Inserção&gt;</w:t>
          </w:r>
        </w:p>
      </w:tc>
      <w:tc>
        <w:tcPr>
          <w:tcW w:w="2660" w:type="dxa"/>
        </w:tcPr>
        <w:p w14:paraId="641E3E42" w14:textId="0AB09B88" w:rsidR="00A5771E" w:rsidRDefault="00A5771E">
          <w:pPr>
            <w:rPr>
              <w:lang w:val="pt-BR"/>
            </w:rPr>
          </w:pPr>
          <w:r>
            <w:rPr>
              <w:lang w:val="pt-BR"/>
            </w:rPr>
            <w:t>Data: 22/03/2021</w:t>
          </w:r>
        </w:p>
      </w:tc>
    </w:tr>
  </w:tbl>
  <w:p w14:paraId="085428D0" w14:textId="77777777" w:rsidR="00A5771E" w:rsidRDefault="00A5771E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910D" w14:textId="77777777" w:rsidR="00A5771E" w:rsidRDefault="00A577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2A4777C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584B58"/>
    <w:multiLevelType w:val="hybridMultilevel"/>
    <w:tmpl w:val="4F6676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3A45"/>
    <w:multiLevelType w:val="hybridMultilevel"/>
    <w:tmpl w:val="2EA01868"/>
    <w:lvl w:ilvl="0" w:tplc="92B0F36A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A7E11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B5CB3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FF8BF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4E03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EFAF6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CDC62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87E2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A5214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3B73B9"/>
    <w:multiLevelType w:val="hybridMultilevel"/>
    <w:tmpl w:val="B380BAD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C91A6C"/>
    <w:multiLevelType w:val="hybridMultilevel"/>
    <w:tmpl w:val="D4D466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E2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D05B7B"/>
    <w:multiLevelType w:val="hybridMultilevel"/>
    <w:tmpl w:val="7F3E0C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117DA"/>
    <w:multiLevelType w:val="hybridMultilevel"/>
    <w:tmpl w:val="DA28E4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33422"/>
    <w:multiLevelType w:val="hybridMultilevel"/>
    <w:tmpl w:val="0A2447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28105B"/>
    <w:multiLevelType w:val="hybridMultilevel"/>
    <w:tmpl w:val="63B484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1036B"/>
    <w:multiLevelType w:val="hybridMultilevel"/>
    <w:tmpl w:val="D41E1CDE"/>
    <w:lvl w:ilvl="0" w:tplc="206AEF5A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1" w:hanging="360"/>
      </w:pPr>
    </w:lvl>
    <w:lvl w:ilvl="2" w:tplc="0416001B" w:tentative="1">
      <w:start w:val="1"/>
      <w:numFmt w:val="lowerRoman"/>
      <w:lvlText w:val="%3."/>
      <w:lvlJc w:val="right"/>
      <w:pPr>
        <w:ind w:left="1801" w:hanging="180"/>
      </w:pPr>
    </w:lvl>
    <w:lvl w:ilvl="3" w:tplc="0416000F" w:tentative="1">
      <w:start w:val="1"/>
      <w:numFmt w:val="decimal"/>
      <w:lvlText w:val="%4."/>
      <w:lvlJc w:val="left"/>
      <w:pPr>
        <w:ind w:left="2521" w:hanging="360"/>
      </w:pPr>
    </w:lvl>
    <w:lvl w:ilvl="4" w:tplc="04160019" w:tentative="1">
      <w:start w:val="1"/>
      <w:numFmt w:val="lowerLetter"/>
      <w:lvlText w:val="%5."/>
      <w:lvlJc w:val="left"/>
      <w:pPr>
        <w:ind w:left="3241" w:hanging="360"/>
      </w:pPr>
    </w:lvl>
    <w:lvl w:ilvl="5" w:tplc="0416001B" w:tentative="1">
      <w:start w:val="1"/>
      <w:numFmt w:val="lowerRoman"/>
      <w:lvlText w:val="%6."/>
      <w:lvlJc w:val="right"/>
      <w:pPr>
        <w:ind w:left="3961" w:hanging="180"/>
      </w:pPr>
    </w:lvl>
    <w:lvl w:ilvl="6" w:tplc="0416000F" w:tentative="1">
      <w:start w:val="1"/>
      <w:numFmt w:val="decimal"/>
      <w:lvlText w:val="%7."/>
      <w:lvlJc w:val="left"/>
      <w:pPr>
        <w:ind w:left="4681" w:hanging="360"/>
      </w:pPr>
    </w:lvl>
    <w:lvl w:ilvl="7" w:tplc="04160019" w:tentative="1">
      <w:start w:val="1"/>
      <w:numFmt w:val="lowerLetter"/>
      <w:lvlText w:val="%8."/>
      <w:lvlJc w:val="left"/>
      <w:pPr>
        <w:ind w:left="5401" w:hanging="360"/>
      </w:pPr>
    </w:lvl>
    <w:lvl w:ilvl="8" w:tplc="0416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1" w15:restartNumberingAfterBreak="0">
    <w:nsid w:val="517D5E1D"/>
    <w:multiLevelType w:val="hybridMultilevel"/>
    <w:tmpl w:val="C5C0D1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84BCA"/>
    <w:multiLevelType w:val="hybridMultilevel"/>
    <w:tmpl w:val="281E6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16590B"/>
    <w:multiLevelType w:val="hybridMultilevel"/>
    <w:tmpl w:val="67F80F38"/>
    <w:lvl w:ilvl="0" w:tplc="AE94D198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37523B"/>
    <w:multiLevelType w:val="hybridMultilevel"/>
    <w:tmpl w:val="DA28E4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700C7"/>
    <w:multiLevelType w:val="hybridMultilevel"/>
    <w:tmpl w:val="CCCC47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1110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003B06"/>
    <w:multiLevelType w:val="hybridMultilevel"/>
    <w:tmpl w:val="55F2938E"/>
    <w:lvl w:ilvl="0" w:tplc="B1267A82">
      <w:start w:val="1"/>
      <w:numFmt w:val="decimal"/>
      <w:lvlText w:val="%1."/>
      <w:lvlJc w:val="left"/>
      <w:pPr>
        <w:ind w:left="720" w:hanging="360"/>
      </w:pPr>
      <w:rPr>
        <w:rFonts w:ascii="Verdana" w:eastAsiaTheme="minorEastAsia" w:hAnsi="Verdana" w:cstheme="minorBidi" w:hint="default"/>
        <w:b w:val="0"/>
        <w:i w:val="0"/>
        <w:sz w:val="1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52764"/>
    <w:multiLevelType w:val="hybridMultilevel"/>
    <w:tmpl w:val="E706715C"/>
    <w:lvl w:ilvl="0" w:tplc="8312D24A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 w:hint="default"/>
        <w:sz w:val="1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B629AD"/>
    <w:multiLevelType w:val="hybridMultilevel"/>
    <w:tmpl w:val="3D44E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19"/>
  </w:num>
  <w:num w:numId="5">
    <w:abstractNumId w:val="1"/>
  </w:num>
  <w:num w:numId="6">
    <w:abstractNumId w:val="9"/>
  </w:num>
  <w:num w:numId="7">
    <w:abstractNumId w:val="14"/>
  </w:num>
  <w:num w:numId="8">
    <w:abstractNumId w:val="7"/>
  </w:num>
  <w:num w:numId="9">
    <w:abstractNumId w:val="10"/>
  </w:num>
  <w:num w:numId="10">
    <w:abstractNumId w:val="18"/>
  </w:num>
  <w:num w:numId="11">
    <w:abstractNumId w:val="17"/>
  </w:num>
  <w:num w:numId="12">
    <w:abstractNumId w:val="8"/>
  </w:num>
  <w:num w:numId="13">
    <w:abstractNumId w:val="12"/>
  </w:num>
  <w:num w:numId="14">
    <w:abstractNumId w:val="15"/>
  </w:num>
  <w:num w:numId="15">
    <w:abstractNumId w:val="4"/>
  </w:num>
  <w:num w:numId="16">
    <w:abstractNumId w:val="11"/>
  </w:num>
  <w:num w:numId="17">
    <w:abstractNumId w:val="6"/>
  </w:num>
  <w:num w:numId="18">
    <w:abstractNumId w:val="3"/>
  </w:num>
  <w:num w:numId="19">
    <w:abstractNumId w:val="5"/>
  </w:num>
  <w:num w:numId="20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EEA"/>
    <w:rsid w:val="000159AD"/>
    <w:rsid w:val="00020AF8"/>
    <w:rsid w:val="00043BA6"/>
    <w:rsid w:val="00045475"/>
    <w:rsid w:val="000A5B6B"/>
    <w:rsid w:val="000B1CE3"/>
    <w:rsid w:val="000C6A66"/>
    <w:rsid w:val="000F4BBD"/>
    <w:rsid w:val="00112FDD"/>
    <w:rsid w:val="00127317"/>
    <w:rsid w:val="00153347"/>
    <w:rsid w:val="00165C1A"/>
    <w:rsid w:val="00166CC9"/>
    <w:rsid w:val="00175885"/>
    <w:rsid w:val="00177093"/>
    <w:rsid w:val="00177961"/>
    <w:rsid w:val="002230FF"/>
    <w:rsid w:val="0023473C"/>
    <w:rsid w:val="00251199"/>
    <w:rsid w:val="002B2D17"/>
    <w:rsid w:val="002D23B3"/>
    <w:rsid w:val="002E1779"/>
    <w:rsid w:val="002F3674"/>
    <w:rsid w:val="00302856"/>
    <w:rsid w:val="003446A1"/>
    <w:rsid w:val="00365D65"/>
    <w:rsid w:val="003C1152"/>
    <w:rsid w:val="003E1ACE"/>
    <w:rsid w:val="003E67EE"/>
    <w:rsid w:val="00423CB1"/>
    <w:rsid w:val="00441BDA"/>
    <w:rsid w:val="0046376C"/>
    <w:rsid w:val="004826E2"/>
    <w:rsid w:val="00485458"/>
    <w:rsid w:val="0049676B"/>
    <w:rsid w:val="004B16E4"/>
    <w:rsid w:val="004F7D39"/>
    <w:rsid w:val="00517CDD"/>
    <w:rsid w:val="00526A42"/>
    <w:rsid w:val="005327A0"/>
    <w:rsid w:val="00532924"/>
    <w:rsid w:val="00532E59"/>
    <w:rsid w:val="00564F56"/>
    <w:rsid w:val="00575941"/>
    <w:rsid w:val="005A5E47"/>
    <w:rsid w:val="00683AED"/>
    <w:rsid w:val="0068400F"/>
    <w:rsid w:val="006B000F"/>
    <w:rsid w:val="006F420C"/>
    <w:rsid w:val="006F4A40"/>
    <w:rsid w:val="0071613F"/>
    <w:rsid w:val="00720F12"/>
    <w:rsid w:val="00736EEA"/>
    <w:rsid w:val="00740E96"/>
    <w:rsid w:val="00755679"/>
    <w:rsid w:val="00772BB9"/>
    <w:rsid w:val="007835A3"/>
    <w:rsid w:val="00797D5C"/>
    <w:rsid w:val="007A156C"/>
    <w:rsid w:val="007B7C68"/>
    <w:rsid w:val="007D10D4"/>
    <w:rsid w:val="00820CE5"/>
    <w:rsid w:val="00824B96"/>
    <w:rsid w:val="00875373"/>
    <w:rsid w:val="00897A93"/>
    <w:rsid w:val="008C20FD"/>
    <w:rsid w:val="008D5CD9"/>
    <w:rsid w:val="009105E3"/>
    <w:rsid w:val="00955FB1"/>
    <w:rsid w:val="009806DD"/>
    <w:rsid w:val="00984618"/>
    <w:rsid w:val="009C4AF5"/>
    <w:rsid w:val="009D47B4"/>
    <w:rsid w:val="009E0AC5"/>
    <w:rsid w:val="009F1235"/>
    <w:rsid w:val="00A2304A"/>
    <w:rsid w:val="00A5771E"/>
    <w:rsid w:val="00A708F3"/>
    <w:rsid w:val="00A845FC"/>
    <w:rsid w:val="00A87623"/>
    <w:rsid w:val="00A937EF"/>
    <w:rsid w:val="00AF2E7C"/>
    <w:rsid w:val="00B279B9"/>
    <w:rsid w:val="00B30044"/>
    <w:rsid w:val="00B9175E"/>
    <w:rsid w:val="00BE28D9"/>
    <w:rsid w:val="00C67479"/>
    <w:rsid w:val="00C74277"/>
    <w:rsid w:val="00C823A2"/>
    <w:rsid w:val="00C83E6C"/>
    <w:rsid w:val="00C91B1A"/>
    <w:rsid w:val="00CA0894"/>
    <w:rsid w:val="00CA31B8"/>
    <w:rsid w:val="00CB3B3A"/>
    <w:rsid w:val="00CB5050"/>
    <w:rsid w:val="00CC6182"/>
    <w:rsid w:val="00CD4CEE"/>
    <w:rsid w:val="00D03E17"/>
    <w:rsid w:val="00D26377"/>
    <w:rsid w:val="00D31477"/>
    <w:rsid w:val="00D56C3F"/>
    <w:rsid w:val="00D603DE"/>
    <w:rsid w:val="00D67C3C"/>
    <w:rsid w:val="00D93411"/>
    <w:rsid w:val="00DB2130"/>
    <w:rsid w:val="00DB7F45"/>
    <w:rsid w:val="00DF39DF"/>
    <w:rsid w:val="00E12923"/>
    <w:rsid w:val="00E15F62"/>
    <w:rsid w:val="00E52288"/>
    <w:rsid w:val="00E74DF5"/>
    <w:rsid w:val="00E86F94"/>
    <w:rsid w:val="00EC448D"/>
    <w:rsid w:val="00EC558E"/>
    <w:rsid w:val="00ED21A7"/>
    <w:rsid w:val="00EE6757"/>
    <w:rsid w:val="00EF58FE"/>
    <w:rsid w:val="00F308E3"/>
    <w:rsid w:val="00F62869"/>
    <w:rsid w:val="00F7361A"/>
    <w:rsid w:val="00F77E2A"/>
    <w:rsid w:val="00F93843"/>
    <w:rsid w:val="00FA1B35"/>
    <w:rsid w:val="00FC3AFF"/>
    <w:rsid w:val="00FD254A"/>
    <w:rsid w:val="00FD48A1"/>
    <w:rsid w:val="00FD50C6"/>
    <w:rsid w:val="00FD79AD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F912F33"/>
  <w15:chartTrackingRefBased/>
  <w15:docId w15:val="{76266A25-005A-4C0E-8463-4AACF7772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har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Corpodetexto"/>
    <w:qFormat/>
    <w:pPr>
      <w:numPr>
        <w:ilvl w:val="2"/>
      </w:numPr>
      <w:outlineLvl w:val="2"/>
    </w:pPr>
    <w:rPr>
      <w:b w:val="0"/>
      <w:i/>
      <w:sz w:val="20"/>
      <w:lang w:val="pt-BR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bCs/>
      <w:noProof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pPr>
      <w:keepLines/>
      <w:spacing w:after="120"/>
      <w:ind w:left="720"/>
    </w:pPr>
    <w:rPr>
      <w:rFonts w:ascii="Arial" w:hAnsi="Arial"/>
      <w:lang w:val="pt-BR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Corpodetexto2">
    <w:name w:val="Body Text 2"/>
    <w:basedOn w:val="Normal"/>
    <w:rPr>
      <w:i/>
      <w:color w:val="0000FF"/>
    </w:rPr>
  </w:style>
  <w:style w:type="paragraph" w:styleId="Recuodecorpodetexto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pPr>
      <w:spacing w:after="120"/>
      <w:jc w:val="both"/>
    </w:pPr>
    <w:rPr>
      <w:rFonts w:ascii="Arial" w:hAnsi="Arial"/>
      <w:iCs/>
      <w:vanish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2">
    <w:name w:val="Body Text Indent 2"/>
    <w:basedOn w:val="Normal"/>
    <w:pPr>
      <w:ind w:left="720"/>
    </w:pPr>
    <w:rPr>
      <w:lang w:val="pt-BR"/>
    </w:rPr>
  </w:style>
  <w:style w:type="character" w:styleId="Refdecomentrio">
    <w:name w:val="annotation reference"/>
    <w:semiHidden/>
    <w:rPr>
      <w:sz w:val="16"/>
    </w:rPr>
  </w:style>
  <w:style w:type="character" w:customStyle="1" w:styleId="Oculto">
    <w:name w:val="Oculto"/>
    <w:rPr>
      <w:noProof w:val="0"/>
      <w:vanish/>
      <w:color w:val="0000FF"/>
      <w:lang w:val="en-US"/>
    </w:rPr>
  </w:style>
  <w:style w:type="paragraph" w:styleId="Textodecomentrio">
    <w:name w:val="annotation text"/>
    <w:basedOn w:val="Normal"/>
    <w:semiHidden/>
  </w:style>
  <w:style w:type="character" w:styleId="HiperlinkVisitado">
    <w:name w:val="FollowedHyperlink"/>
    <w:rPr>
      <w:color w:val="800080"/>
      <w:u w:val="single"/>
    </w:rPr>
  </w:style>
  <w:style w:type="paragraph" w:customStyle="1" w:styleId="infoblue0">
    <w:name w:val="infoblue"/>
    <w:basedOn w:val="Normal"/>
    <w:pPr>
      <w:widowControl/>
      <w:spacing w:after="120"/>
      <w:ind w:left="720"/>
    </w:pPr>
    <w:rPr>
      <w:i/>
      <w:iCs/>
      <w:color w:val="0000FF"/>
      <w:lang w:val="pt-BR" w:eastAsia="pt-BR"/>
    </w:rPr>
  </w:style>
  <w:style w:type="paragraph" w:styleId="Textodebalo">
    <w:name w:val="Balloon Text"/>
    <w:basedOn w:val="Normal"/>
    <w:semiHidden/>
    <w:rsid w:val="00736EEA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E0AC5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F5496"/>
      <w:sz w:val="32"/>
      <w:szCs w:val="32"/>
      <w:lang w:val="pt-BR" w:eastAsia="pt-BR"/>
    </w:rPr>
  </w:style>
  <w:style w:type="table" w:customStyle="1" w:styleId="TableGrid">
    <w:name w:val="TableGrid"/>
    <w:rsid w:val="00112FD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D603D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rsid w:val="006F4A40"/>
    <w:rPr>
      <w:rFonts w:ascii="Arial" w:hAnsi="Arial"/>
      <w:b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C9969-8F0B-43F8-A269-B9E05D15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</Pages>
  <Words>2632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Banco Central do Brasil</Company>
  <LinksUpToDate>false</LinksUpToDate>
  <CharactersWithSpaces>16815</CharactersWithSpaces>
  <SharedDoc>false</SharedDoc>
  <HLinks>
    <vt:vector size="78" baseType="variant"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_Toc67415953</vt:lpwstr>
      </vt:variant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_Toc67415952</vt:lpwstr>
      </vt:variant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_Toc67415951</vt:lpwstr>
      </vt:variant>
      <vt:variant>
        <vt:i4>1572914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_Toc67415950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_Toc67415949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_Toc67415948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_Toc67415947</vt:lpwstr>
      </vt:variant>
      <vt:variant>
        <vt:i4>1966131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_Toc67415946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_Toc67415945</vt:lpwstr>
      </vt:variant>
      <vt:variant>
        <vt:i4>1835059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_Toc67415944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_Toc67415943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_Toc67415942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_Toc67415941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/>
  <dc:creator>DEINF.PATM</dc:creator>
  <cp:keywords/>
  <dc:description/>
  <cp:lastModifiedBy>Luis A. Santos</cp:lastModifiedBy>
  <cp:revision>111</cp:revision>
  <cp:lastPrinted>2021-06-02T20:08:00Z</cp:lastPrinted>
  <dcterms:created xsi:type="dcterms:W3CDTF">2021-03-23T21:20:00Z</dcterms:created>
  <dcterms:modified xsi:type="dcterms:W3CDTF">2021-06-02T20:08:00Z</dcterms:modified>
</cp:coreProperties>
</file>